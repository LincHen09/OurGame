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华文中宋" w:hAnsi="华文中宋" w:eastAsia="华文中宋"/>
          <w:sz w:val="28"/>
          <w:szCs w:val="28"/>
        </w:rPr>
      </w:pPr>
      <w:r>
        <w:rPr>
          <w:rFonts w:ascii="华文中宋" w:hAnsi="华文中宋" w:eastAsia="华文中宋"/>
          <w:sz w:val="28"/>
          <w:szCs w:val="28"/>
        </w:rPr>
        <w:t>Chapter 7. Masterful Memory Management</w:t>
      </w:r>
    </w:p>
    <w:p>
      <w:pPr>
        <w:rPr>
          <w:rFonts w:ascii="华文中宋" w:hAnsi="华文中宋" w:eastAsia="华文中宋"/>
          <w:sz w:val="28"/>
          <w:szCs w:val="28"/>
        </w:rPr>
      </w:pPr>
      <w:r>
        <w:rPr>
          <w:rFonts w:hint="eastAsia" w:ascii="华文中宋" w:hAnsi="华文中宋" w:eastAsia="华文中宋"/>
          <w:sz w:val="28"/>
          <w:szCs w:val="28"/>
        </w:rPr>
        <w:t>章节7. 内存管理；</w:t>
      </w:r>
    </w:p>
    <w:p>
      <w:pPr>
        <w:pStyle w:val="3"/>
        <w:rPr>
          <w:rFonts w:ascii="华文中宋" w:hAnsi="华文中宋" w:eastAsia="华文中宋"/>
          <w:sz w:val="28"/>
          <w:szCs w:val="28"/>
        </w:rPr>
      </w:pPr>
      <w:r>
        <w:rPr>
          <w:rFonts w:ascii="华文中宋" w:hAnsi="华文中宋" w:eastAsia="华文中宋"/>
          <w:sz w:val="28"/>
          <w:szCs w:val="28"/>
        </w:rPr>
        <w:t xml:space="preserve">Using memory </w:t>
      </w:r>
      <w:commentRangeStart w:id="0"/>
      <w:r>
        <w:rPr>
          <w:rFonts w:ascii="华文中宋" w:hAnsi="华文中宋" w:eastAsia="华文中宋"/>
          <w:sz w:val="28"/>
          <w:szCs w:val="28"/>
        </w:rPr>
        <w:t xml:space="preserve">properly </w:t>
      </w:r>
      <w:commentRangeEnd w:id="0"/>
      <w:r>
        <w:commentReference w:id="0"/>
      </w:r>
      <w:r>
        <w:rPr>
          <w:rFonts w:ascii="华文中宋" w:hAnsi="华文中宋" w:eastAsia="华文中宋"/>
          <w:sz w:val="28"/>
          <w:szCs w:val="28"/>
        </w:rPr>
        <w:t xml:space="preserve">within the Unity Engine </w:t>
      </w:r>
      <w:commentRangeStart w:id="1"/>
      <w:r>
        <w:rPr>
          <w:rFonts w:ascii="华文中宋" w:hAnsi="华文中宋" w:eastAsia="华文中宋"/>
          <w:sz w:val="28"/>
          <w:szCs w:val="28"/>
        </w:rPr>
        <w:t xml:space="preserve">requires </w:t>
      </w:r>
      <w:commentRangeEnd w:id="1"/>
      <w:r>
        <w:commentReference w:id="1"/>
      </w:r>
      <w:r>
        <w:rPr>
          <w:rFonts w:ascii="华文中宋" w:hAnsi="华文中宋" w:eastAsia="华文中宋"/>
          <w:sz w:val="28"/>
          <w:szCs w:val="28"/>
        </w:rPr>
        <w:t>a good amount of understanding of the underlying Unity Engine and Mono Framework.</w:t>
      </w:r>
    </w:p>
    <w:p>
      <w:pPr>
        <w:rPr>
          <w:rFonts w:ascii="华文中宋" w:hAnsi="华文中宋" w:eastAsia="华文中宋"/>
          <w:sz w:val="28"/>
          <w:szCs w:val="28"/>
        </w:rPr>
      </w:pPr>
      <w:r>
        <w:rPr>
          <w:rFonts w:hint="eastAsia" w:ascii="华文中宋" w:hAnsi="华文中宋" w:eastAsia="华文中宋"/>
          <w:sz w:val="28"/>
          <w:szCs w:val="28"/>
        </w:rPr>
        <w:t>在UnityEngine中正确的使用内存需要了解unity引擎的底层和Mono框架；</w:t>
      </w:r>
    </w:p>
    <w:p>
      <w:pPr>
        <w:rPr>
          <w:rFonts w:ascii="华文中宋" w:hAnsi="华文中宋" w:eastAsia="华文中宋"/>
          <w:sz w:val="28"/>
          <w:szCs w:val="28"/>
        </w:rPr>
      </w:pPr>
      <w:r>
        <w:rPr>
          <w:rFonts w:ascii="华文中宋" w:hAnsi="华文中宋" w:eastAsia="华文中宋"/>
          <w:sz w:val="28"/>
          <w:szCs w:val="28"/>
        </w:rPr>
        <w:t xml:space="preserve">This can be a bit of an </w:t>
      </w:r>
      <w:commentRangeStart w:id="2"/>
      <w:r>
        <w:rPr>
          <w:rFonts w:ascii="华文中宋" w:hAnsi="华文中宋" w:eastAsia="华文中宋"/>
          <w:sz w:val="28"/>
          <w:szCs w:val="28"/>
        </w:rPr>
        <w:t xml:space="preserve">intimidating </w:t>
      </w:r>
      <w:commentRangeEnd w:id="2"/>
      <w:r>
        <w:commentReference w:id="2"/>
      </w:r>
      <w:commentRangeStart w:id="3"/>
      <w:r>
        <w:rPr>
          <w:rFonts w:ascii="华文中宋" w:hAnsi="华文中宋" w:eastAsia="华文中宋"/>
          <w:sz w:val="28"/>
          <w:szCs w:val="28"/>
        </w:rPr>
        <w:t xml:space="preserve">place </w:t>
      </w:r>
      <w:commentRangeEnd w:id="3"/>
      <w:r>
        <w:commentReference w:id="3"/>
      </w:r>
      <w:r>
        <w:rPr>
          <w:rFonts w:ascii="华文中宋" w:hAnsi="华文中宋" w:eastAsia="华文中宋"/>
          <w:sz w:val="28"/>
          <w:szCs w:val="28"/>
        </w:rPr>
        <w:t xml:space="preserve">for some developers, since many picked Unity as their </w:t>
      </w:r>
      <w:commentRangeStart w:id="4"/>
      <w:r>
        <w:rPr>
          <w:rFonts w:ascii="华文中宋" w:hAnsi="华文中宋" w:eastAsia="华文中宋"/>
          <w:sz w:val="28"/>
          <w:szCs w:val="28"/>
        </w:rPr>
        <w:t xml:space="preserve">solution </w:t>
      </w:r>
      <w:commentRangeEnd w:id="4"/>
      <w:r>
        <w:commentReference w:id="4"/>
      </w:r>
      <w:commentRangeStart w:id="5"/>
      <w:r>
        <w:rPr>
          <w:rFonts w:ascii="华文中宋" w:hAnsi="华文中宋" w:eastAsia="华文中宋"/>
          <w:sz w:val="28"/>
          <w:szCs w:val="28"/>
        </w:rPr>
        <w:t xml:space="preserve">primarily </w:t>
      </w:r>
      <w:commentRangeEnd w:id="5"/>
      <w:r>
        <w:commentReference w:id="5"/>
      </w:r>
      <w:r>
        <w:rPr>
          <w:rFonts w:ascii="华文中宋" w:hAnsi="华文中宋" w:eastAsia="华文中宋"/>
          <w:sz w:val="28"/>
          <w:szCs w:val="28"/>
        </w:rPr>
        <w:t>to avo</w:t>
      </w:r>
      <w:r>
        <w:rPr>
          <w:rFonts w:hint="eastAsia" w:ascii="华文中宋" w:hAnsi="华文中宋" w:eastAsia="华文中宋"/>
          <w:sz w:val="28"/>
          <w:szCs w:val="28"/>
        </w:rPr>
        <w:t>i</w:t>
      </w:r>
      <w:r>
        <w:rPr>
          <w:rFonts w:ascii="华文中宋" w:hAnsi="华文中宋" w:eastAsia="华文中宋"/>
          <w:sz w:val="28"/>
          <w:szCs w:val="28"/>
        </w:rPr>
        <w:t xml:space="preserve">d the kind of low-level </w:t>
      </w:r>
      <w:commentRangeStart w:id="6"/>
      <w:r>
        <w:rPr>
          <w:rFonts w:ascii="华文中宋" w:hAnsi="华文中宋" w:eastAsia="华文中宋"/>
          <w:sz w:val="28"/>
          <w:szCs w:val="28"/>
        </w:rPr>
        <w:t xml:space="preserve">grunt </w:t>
      </w:r>
      <w:commentRangeEnd w:id="6"/>
      <w:r>
        <w:commentReference w:id="6"/>
      </w:r>
      <w:r>
        <w:rPr>
          <w:rFonts w:ascii="华文中宋" w:hAnsi="华文中宋" w:eastAsia="华文中宋"/>
          <w:sz w:val="28"/>
          <w:szCs w:val="28"/>
        </w:rPr>
        <w:t>work that comes from engine development and memory management.</w:t>
      </w:r>
    </w:p>
    <w:p>
      <w:pPr>
        <w:rPr>
          <w:rFonts w:ascii="华文中宋" w:hAnsi="华文中宋" w:eastAsia="华文中宋"/>
          <w:sz w:val="28"/>
          <w:szCs w:val="28"/>
        </w:rPr>
      </w:pPr>
      <w:r>
        <w:rPr>
          <w:rFonts w:hint="eastAsia" w:ascii="华文中宋" w:hAnsi="华文中宋" w:eastAsia="华文中宋"/>
          <w:sz w:val="28"/>
          <w:szCs w:val="28"/>
        </w:rPr>
        <w:t>这对于某些开发者来说，可能有点麻烦，因为使用unity作为解决方案，主要是避免来自引擎开发和内存管理的低级繁琐的工作</w:t>
      </w:r>
    </w:p>
    <w:p>
      <w:pPr>
        <w:rPr>
          <w:rFonts w:ascii="华文中宋" w:hAnsi="华文中宋" w:eastAsia="华文中宋"/>
          <w:sz w:val="28"/>
          <w:szCs w:val="28"/>
        </w:rPr>
      </w:pPr>
      <w:r>
        <w:rPr>
          <w:rFonts w:ascii="华文中宋" w:hAnsi="华文中宋" w:eastAsia="华文中宋"/>
          <w:sz w:val="28"/>
          <w:szCs w:val="28"/>
        </w:rPr>
        <w:t xml:space="preserve">They would </w:t>
      </w:r>
      <w:commentRangeStart w:id="7"/>
      <w:r>
        <w:rPr>
          <w:rFonts w:ascii="华文中宋" w:hAnsi="华文中宋" w:eastAsia="华文中宋"/>
          <w:sz w:val="28"/>
          <w:szCs w:val="28"/>
        </w:rPr>
        <w:t xml:space="preserve">prefer </w:t>
      </w:r>
      <w:commentRangeEnd w:id="7"/>
      <w:r>
        <w:commentReference w:id="7"/>
      </w:r>
      <w:r>
        <w:rPr>
          <w:rFonts w:ascii="华文中宋" w:hAnsi="华文中宋" w:eastAsia="华文中宋"/>
          <w:sz w:val="28"/>
          <w:szCs w:val="28"/>
        </w:rPr>
        <w:t xml:space="preserve">instead to </w:t>
      </w:r>
      <w:commentRangeStart w:id="8"/>
      <w:r>
        <w:rPr>
          <w:rFonts w:ascii="华文中宋" w:hAnsi="华文中宋" w:eastAsia="华文中宋"/>
          <w:sz w:val="28"/>
          <w:szCs w:val="28"/>
        </w:rPr>
        <w:t xml:space="preserve">focus </w:t>
      </w:r>
      <w:commentRangeEnd w:id="8"/>
      <w:r>
        <w:commentReference w:id="8"/>
      </w:r>
      <w:r>
        <w:rPr>
          <w:rFonts w:ascii="华文中宋" w:hAnsi="华文中宋" w:eastAsia="华文中宋"/>
          <w:sz w:val="28"/>
          <w:szCs w:val="28"/>
        </w:rPr>
        <w:t xml:space="preserve">on higher-level </w:t>
      </w:r>
      <w:commentRangeStart w:id="9"/>
      <w:r>
        <w:rPr>
          <w:rFonts w:ascii="华文中宋" w:hAnsi="华文中宋" w:eastAsia="华文中宋"/>
          <w:sz w:val="28"/>
          <w:szCs w:val="28"/>
        </w:rPr>
        <w:t xml:space="preserve">concerns </w:t>
      </w:r>
      <w:commentRangeEnd w:id="9"/>
      <w:r>
        <w:commentReference w:id="9"/>
      </w:r>
      <w:commentRangeStart w:id="10"/>
      <w:r>
        <w:rPr>
          <w:rFonts w:ascii="华文中宋" w:hAnsi="华文中宋" w:eastAsia="华文中宋"/>
          <w:sz w:val="28"/>
          <w:szCs w:val="28"/>
        </w:rPr>
        <w:t xml:space="preserve">related </w:t>
      </w:r>
      <w:commentRangeEnd w:id="10"/>
      <w:r>
        <w:commentReference w:id="10"/>
      </w:r>
      <w:r>
        <w:rPr>
          <w:rFonts w:ascii="华文中宋" w:hAnsi="华文中宋" w:eastAsia="华文中宋"/>
          <w:sz w:val="28"/>
          <w:szCs w:val="28"/>
        </w:rPr>
        <w:t xml:space="preserve">to gameplay </w:t>
      </w:r>
      <w:commentRangeStart w:id="11"/>
      <w:r>
        <w:rPr>
          <w:rFonts w:ascii="华文中宋" w:hAnsi="华文中宋" w:eastAsia="华文中宋"/>
          <w:sz w:val="28"/>
          <w:szCs w:val="28"/>
        </w:rPr>
        <w:t>implementation</w:t>
      </w:r>
      <w:commentRangeEnd w:id="11"/>
      <w:r>
        <w:commentReference w:id="11"/>
      </w:r>
      <w:r>
        <w:rPr>
          <w:rFonts w:ascii="华文中宋" w:hAnsi="华文中宋" w:eastAsia="华文中宋"/>
          <w:sz w:val="28"/>
          <w:szCs w:val="28"/>
        </w:rPr>
        <w:t>,level design ,and art asset management.</w:t>
      </w:r>
    </w:p>
    <w:p>
      <w:pPr>
        <w:rPr>
          <w:rFonts w:ascii="华文中宋" w:hAnsi="华文中宋" w:eastAsia="华文中宋"/>
          <w:sz w:val="28"/>
          <w:szCs w:val="28"/>
        </w:rPr>
      </w:pPr>
      <w:r>
        <w:rPr>
          <w:rFonts w:hint="eastAsia" w:ascii="华文中宋" w:hAnsi="华文中宋" w:eastAsia="华文中宋"/>
          <w:sz w:val="28"/>
          <w:szCs w:val="28"/>
        </w:rPr>
        <w:t>它们可能更倾向于游戏实施，关卡设计和资源管理艺术相关的更高层次的关注。</w:t>
      </w:r>
    </w:p>
    <w:p>
      <w:pPr>
        <w:rPr>
          <w:rFonts w:ascii="华文中宋" w:hAnsi="华文中宋" w:eastAsia="华文中宋"/>
          <w:sz w:val="28"/>
          <w:szCs w:val="28"/>
        </w:rPr>
      </w:pPr>
      <w:r>
        <w:rPr>
          <w:rFonts w:ascii="华文中宋" w:hAnsi="华文中宋" w:eastAsia="华文中宋"/>
          <w:sz w:val="28"/>
          <w:szCs w:val="28"/>
        </w:rPr>
        <w:t xml:space="preserve">Many games of limited </w:t>
      </w:r>
      <w:commentRangeStart w:id="12"/>
      <w:r>
        <w:rPr>
          <w:rFonts w:ascii="华文中宋" w:hAnsi="华文中宋" w:eastAsia="华文中宋"/>
          <w:sz w:val="28"/>
          <w:szCs w:val="28"/>
        </w:rPr>
        <w:t xml:space="preserve">scope </w:t>
      </w:r>
      <w:commentRangeEnd w:id="12"/>
      <w:r>
        <w:commentReference w:id="12"/>
      </w:r>
      <w:r>
        <w:rPr>
          <w:rFonts w:ascii="华文中宋" w:hAnsi="华文中宋" w:eastAsia="华文中宋"/>
          <w:sz w:val="28"/>
          <w:szCs w:val="28"/>
        </w:rPr>
        <w:t xml:space="preserve">can get away with focusing on such higher-level concerns, at the </w:t>
      </w:r>
      <w:commentRangeStart w:id="13"/>
      <w:r>
        <w:rPr>
          <w:rFonts w:ascii="华文中宋" w:hAnsi="华文中宋" w:eastAsia="华文中宋"/>
          <w:sz w:val="28"/>
          <w:szCs w:val="28"/>
        </w:rPr>
        <w:t xml:space="preserve">cost </w:t>
      </w:r>
      <w:commentRangeEnd w:id="13"/>
      <w:r>
        <w:rPr>
          <w:rStyle w:val="9"/>
        </w:rPr>
        <w:commentReference w:id="13"/>
      </w:r>
      <w:r>
        <w:rPr>
          <w:rFonts w:ascii="华文中宋" w:hAnsi="华文中宋" w:eastAsia="华文中宋"/>
          <w:sz w:val="28"/>
          <w:szCs w:val="28"/>
        </w:rPr>
        <w:t>of wasted resources, and may never run into any problem related to memory.</w:t>
      </w:r>
    </w:p>
    <w:p>
      <w:pPr>
        <w:rPr>
          <w:rFonts w:ascii="华文中宋" w:hAnsi="华文中宋" w:eastAsia="华文中宋"/>
          <w:sz w:val="28"/>
          <w:szCs w:val="28"/>
        </w:rPr>
      </w:pPr>
      <w:r>
        <w:rPr>
          <w:rFonts w:hint="eastAsia" w:ascii="华文中宋" w:hAnsi="华文中宋" w:eastAsia="华文中宋"/>
          <w:sz w:val="28"/>
          <w:szCs w:val="28"/>
        </w:rPr>
        <w:t>许多游戏在有限范围里面都可以摆脱这种高层次的</w:t>
      </w:r>
      <w:r>
        <w:rPr>
          <w:rFonts w:hint="eastAsia" w:ascii="华文中宋" w:hAnsi="华文中宋" w:eastAsia="华文中宋"/>
          <w:sz w:val="28"/>
          <w:szCs w:val="28"/>
          <w:lang w:eastAsia="zh-CN"/>
        </w:rPr>
        <w:t>关注</w:t>
      </w:r>
      <w:r>
        <w:rPr>
          <w:rFonts w:hint="eastAsia" w:ascii="华文中宋" w:hAnsi="华文中宋" w:eastAsia="华文中宋"/>
          <w:sz w:val="28"/>
          <w:szCs w:val="28"/>
        </w:rPr>
        <w:t>，这是与花费资源为代价，并且可能永远不会涉及与内存有关的问题。</w:t>
      </w:r>
    </w:p>
    <w:p>
      <w:pPr>
        <w:rPr>
          <w:rFonts w:ascii="华文中宋" w:hAnsi="华文中宋" w:eastAsia="华文中宋"/>
          <w:sz w:val="28"/>
          <w:szCs w:val="28"/>
        </w:rPr>
      </w:pPr>
      <w:r>
        <w:rPr>
          <w:rFonts w:ascii="华文中宋" w:hAnsi="华文中宋" w:eastAsia="华文中宋"/>
          <w:sz w:val="28"/>
          <w:szCs w:val="28"/>
        </w:rPr>
        <w:t>This is all well and good until the day it becomes a problem.</w:t>
      </w:r>
    </w:p>
    <w:p>
      <w:pPr>
        <w:rPr>
          <w:rFonts w:ascii="华文中宋" w:hAnsi="华文中宋" w:eastAsia="华文中宋"/>
          <w:sz w:val="28"/>
          <w:szCs w:val="28"/>
        </w:rPr>
      </w:pPr>
      <w:r>
        <w:rPr>
          <w:rFonts w:hint="eastAsia" w:ascii="华文中宋" w:hAnsi="华文中宋" w:eastAsia="华文中宋"/>
          <w:sz w:val="28"/>
          <w:szCs w:val="28"/>
        </w:rPr>
        <w:t>这一切都很好，直到因为这个出现问题的那一天。</w:t>
      </w:r>
    </w:p>
    <w:p>
      <w:pPr>
        <w:rPr>
          <w:rFonts w:ascii="华文中宋" w:hAnsi="华文中宋" w:eastAsia="华文中宋"/>
          <w:sz w:val="28"/>
          <w:szCs w:val="28"/>
        </w:rPr>
      </w:pPr>
      <w:r>
        <w:rPr>
          <w:rFonts w:ascii="华文中宋" w:hAnsi="华文中宋" w:eastAsia="华文中宋"/>
          <w:sz w:val="28"/>
          <w:szCs w:val="28"/>
        </w:rPr>
        <w:t xml:space="preserve">At this point, their </w:t>
      </w:r>
      <w:commentRangeStart w:id="14"/>
      <w:r>
        <w:rPr>
          <w:rFonts w:ascii="华文中宋" w:hAnsi="华文中宋" w:eastAsia="华文中宋"/>
          <w:sz w:val="28"/>
          <w:szCs w:val="28"/>
        </w:rPr>
        <w:t xml:space="preserve">neglect </w:t>
      </w:r>
      <w:commentRangeEnd w:id="14"/>
      <w:r>
        <w:commentReference w:id="14"/>
      </w:r>
      <w:r>
        <w:rPr>
          <w:rFonts w:ascii="华文中宋" w:hAnsi="华文中宋" w:eastAsia="华文中宋"/>
          <w:sz w:val="28"/>
          <w:szCs w:val="28"/>
        </w:rPr>
        <w:t xml:space="preserve">in solutions that can be difficult to understand and </w:t>
      </w:r>
      <w:commentRangeStart w:id="15"/>
      <w:r>
        <w:rPr>
          <w:rFonts w:ascii="华文中宋" w:hAnsi="华文中宋" w:eastAsia="华文中宋"/>
          <w:sz w:val="28"/>
          <w:szCs w:val="28"/>
        </w:rPr>
        <w:t xml:space="preserve">implement </w:t>
      </w:r>
      <w:commentRangeEnd w:id="15"/>
      <w:r>
        <w:rPr>
          <w:rStyle w:val="9"/>
        </w:rPr>
        <w:commentReference w:id="15"/>
      </w:r>
      <w:r>
        <w:rPr>
          <w:rFonts w:ascii="华文中宋" w:hAnsi="华文中宋" w:eastAsia="华文中宋"/>
          <w:sz w:val="28"/>
          <w:szCs w:val="28"/>
        </w:rPr>
        <w:t xml:space="preserve">without </w:t>
      </w:r>
      <w:commentRangeStart w:id="16"/>
      <w:r>
        <w:rPr>
          <w:rFonts w:ascii="华文中宋" w:hAnsi="华文中宋" w:eastAsia="华文中宋"/>
          <w:sz w:val="28"/>
          <w:szCs w:val="28"/>
        </w:rPr>
        <w:t xml:space="preserve">proper </w:t>
      </w:r>
      <w:commentRangeEnd w:id="16"/>
      <w:r>
        <w:rPr>
          <w:rStyle w:val="9"/>
        </w:rPr>
        <w:commentReference w:id="16"/>
      </w:r>
      <w:r>
        <w:rPr>
          <w:rFonts w:ascii="华文中宋" w:hAnsi="华文中宋" w:eastAsia="华文中宋"/>
          <w:sz w:val="28"/>
          <w:szCs w:val="28"/>
        </w:rPr>
        <w:t>knowledge to back it up.</w:t>
      </w:r>
    </w:p>
    <w:p>
      <w:pPr>
        <w:rPr>
          <w:rFonts w:hint="eastAsia" w:ascii="华文中宋" w:hAnsi="华文中宋" w:eastAsia="华文中宋"/>
          <w:sz w:val="28"/>
          <w:szCs w:val="28"/>
        </w:rPr>
      </w:pPr>
      <w:r>
        <w:rPr>
          <w:rFonts w:hint="eastAsia" w:ascii="华文中宋" w:hAnsi="华文中宋" w:eastAsia="华文中宋"/>
          <w:sz w:val="28"/>
          <w:szCs w:val="28"/>
        </w:rPr>
        <w:t>在这一点上，他们忽视的解决方案，可能是难以理解和实施，没有适当的知识支持。</w:t>
      </w:r>
    </w:p>
    <w:p>
      <w:pPr>
        <w:rPr>
          <w:rFonts w:ascii="华文中宋" w:hAnsi="华文中宋" w:eastAsia="华文中宋"/>
          <w:sz w:val="28"/>
          <w:szCs w:val="28"/>
        </w:rPr>
      </w:pPr>
      <w:r>
        <w:rPr>
          <w:rFonts w:ascii="华文中宋" w:hAnsi="华文中宋" w:eastAsia="华文中宋"/>
          <w:sz w:val="28"/>
          <w:szCs w:val="28"/>
        </w:rPr>
        <w:t>Therefore,</w:t>
      </w:r>
      <w:r>
        <w:rPr>
          <w:rFonts w:hint="eastAsia" w:ascii="华文中宋" w:hAnsi="华文中宋" w:eastAsia="华文中宋"/>
          <w:sz w:val="28"/>
          <w:szCs w:val="28"/>
        </w:rPr>
        <w:t xml:space="preserve"> </w:t>
      </w:r>
      <w:r>
        <w:rPr>
          <w:rFonts w:ascii="华文中宋" w:hAnsi="华文中宋" w:eastAsia="华文中宋"/>
          <w:sz w:val="28"/>
          <w:szCs w:val="28"/>
        </w:rPr>
        <w:t>understanding what is happening with memory allocations and C# language features,</w:t>
      </w:r>
      <w:r>
        <w:rPr>
          <w:rFonts w:hint="eastAsia" w:ascii="华文中宋" w:hAnsi="华文中宋" w:eastAsia="华文中宋"/>
          <w:sz w:val="28"/>
          <w:szCs w:val="28"/>
        </w:rPr>
        <w:t xml:space="preserve"> </w:t>
      </w:r>
      <w:r>
        <w:rPr>
          <w:rFonts w:ascii="华文中宋" w:hAnsi="华文中宋" w:eastAsia="华文中宋"/>
          <w:sz w:val="28"/>
          <w:szCs w:val="28"/>
        </w:rPr>
        <w:t xml:space="preserve">how they </w:t>
      </w:r>
      <w:commentRangeStart w:id="17"/>
      <w:r>
        <w:rPr>
          <w:rFonts w:ascii="华文中宋" w:hAnsi="华文中宋" w:eastAsia="华文中宋"/>
          <w:sz w:val="28"/>
          <w:szCs w:val="28"/>
        </w:rPr>
        <w:t xml:space="preserve">interact </w:t>
      </w:r>
      <w:commentRangeEnd w:id="17"/>
      <w:r>
        <w:rPr>
          <w:rStyle w:val="9"/>
        </w:rPr>
        <w:commentReference w:id="17"/>
      </w:r>
      <w:r>
        <w:rPr>
          <w:rFonts w:ascii="华文中宋" w:hAnsi="华文中宋" w:eastAsia="华文中宋"/>
          <w:sz w:val="28"/>
          <w:szCs w:val="28"/>
        </w:rPr>
        <w:t>with the Mono Platfrom,</w:t>
      </w:r>
      <w:r>
        <w:rPr>
          <w:rFonts w:hint="eastAsia" w:ascii="华文中宋" w:hAnsi="华文中宋" w:eastAsia="华文中宋"/>
          <w:sz w:val="28"/>
          <w:szCs w:val="28"/>
        </w:rPr>
        <w:t xml:space="preserve"> </w:t>
      </w:r>
      <w:r>
        <w:rPr>
          <w:rFonts w:ascii="华文中宋" w:hAnsi="华文中宋" w:eastAsia="华文中宋"/>
          <w:sz w:val="28"/>
          <w:szCs w:val="28"/>
        </w:rPr>
        <w:t>how Mono interacts with the underlying engine,</w:t>
      </w:r>
      <w:r>
        <w:rPr>
          <w:rFonts w:hint="eastAsia" w:ascii="华文中宋" w:hAnsi="华文中宋" w:eastAsia="华文中宋"/>
          <w:sz w:val="28"/>
          <w:szCs w:val="28"/>
        </w:rPr>
        <w:t xml:space="preserve"> </w:t>
      </w:r>
      <w:r>
        <w:rPr>
          <w:rFonts w:ascii="华文中宋" w:hAnsi="华文中宋" w:eastAsia="华文中宋"/>
          <w:sz w:val="28"/>
          <w:szCs w:val="28"/>
        </w:rPr>
        <w:t xml:space="preserve">and the </w:t>
      </w:r>
      <w:commentRangeStart w:id="18"/>
      <w:r>
        <w:rPr>
          <w:rFonts w:ascii="华文中宋" w:hAnsi="华文中宋" w:eastAsia="华文中宋"/>
          <w:sz w:val="28"/>
          <w:szCs w:val="28"/>
        </w:rPr>
        <w:t xml:space="preserve">various </w:t>
      </w:r>
      <w:commentRangeEnd w:id="18"/>
      <w:r>
        <w:rPr>
          <w:rStyle w:val="9"/>
        </w:rPr>
        <w:commentReference w:id="18"/>
      </w:r>
      <w:r>
        <w:rPr>
          <w:rFonts w:ascii="华文中宋" w:hAnsi="华文中宋" w:eastAsia="华文中宋"/>
          <w:sz w:val="28"/>
          <w:szCs w:val="28"/>
        </w:rPr>
        <w:t xml:space="preserve">libraries we have </w:t>
      </w:r>
      <w:commentRangeStart w:id="19"/>
      <w:r>
        <w:rPr>
          <w:rFonts w:ascii="华文中宋" w:hAnsi="华文中宋" w:eastAsia="华文中宋"/>
          <w:sz w:val="28"/>
          <w:szCs w:val="28"/>
        </w:rPr>
        <w:t xml:space="preserve">available </w:t>
      </w:r>
      <w:commentRangeEnd w:id="19"/>
      <w:r>
        <w:rPr>
          <w:rStyle w:val="9"/>
        </w:rPr>
        <w:commentReference w:id="19"/>
      </w:r>
      <w:r>
        <w:rPr>
          <w:rFonts w:ascii="华文中宋" w:hAnsi="华文中宋" w:eastAsia="华文中宋"/>
          <w:sz w:val="28"/>
          <w:szCs w:val="28"/>
        </w:rPr>
        <w:t xml:space="preserve">are </w:t>
      </w:r>
      <w:commentRangeStart w:id="20"/>
      <w:r>
        <w:rPr>
          <w:rFonts w:ascii="华文中宋" w:hAnsi="华文中宋" w:eastAsia="华文中宋"/>
          <w:sz w:val="28"/>
          <w:szCs w:val="28"/>
        </w:rPr>
        <w:t xml:space="preserve">absolutely </w:t>
      </w:r>
      <w:commentRangeEnd w:id="20"/>
      <w:r>
        <w:rPr>
          <w:rStyle w:val="9"/>
        </w:rPr>
        <w:commentReference w:id="20"/>
      </w:r>
      <w:commentRangeStart w:id="21"/>
      <w:r>
        <w:rPr>
          <w:rFonts w:ascii="华文中宋" w:hAnsi="华文中宋" w:eastAsia="华文中宋"/>
          <w:sz w:val="28"/>
          <w:szCs w:val="28"/>
        </w:rPr>
        <w:t xml:space="preserve">paramount </w:t>
      </w:r>
      <w:commentRangeEnd w:id="21"/>
      <w:r>
        <w:rPr>
          <w:rStyle w:val="9"/>
        </w:rPr>
        <w:commentReference w:id="21"/>
      </w:r>
      <w:r>
        <w:rPr>
          <w:rFonts w:ascii="华文中宋" w:hAnsi="华文中宋" w:eastAsia="华文中宋"/>
          <w:sz w:val="28"/>
          <w:szCs w:val="28"/>
        </w:rPr>
        <w:t xml:space="preserve">to making high-quality, </w:t>
      </w:r>
      <w:commentRangeStart w:id="22"/>
      <w:r>
        <w:rPr>
          <w:rFonts w:ascii="华文中宋" w:hAnsi="华文中宋" w:eastAsia="华文中宋"/>
          <w:sz w:val="28"/>
          <w:szCs w:val="28"/>
        </w:rPr>
        <w:t xml:space="preserve">efficient </w:t>
      </w:r>
      <w:commentRangeEnd w:id="22"/>
      <w:r>
        <w:rPr>
          <w:rStyle w:val="9"/>
        </w:rPr>
        <w:commentReference w:id="22"/>
      </w:r>
      <w:r>
        <w:rPr>
          <w:rFonts w:ascii="华文中宋" w:hAnsi="华文中宋" w:eastAsia="华文中宋"/>
          <w:sz w:val="28"/>
          <w:szCs w:val="28"/>
        </w:rPr>
        <w:t xml:space="preserve">script code. </w:t>
      </w:r>
    </w:p>
    <w:p>
      <w:pPr>
        <w:rPr>
          <w:rFonts w:ascii="华文中宋" w:hAnsi="华文中宋" w:eastAsia="华文中宋"/>
          <w:sz w:val="28"/>
          <w:szCs w:val="28"/>
        </w:rPr>
      </w:pPr>
      <w:r>
        <w:rPr>
          <w:rFonts w:hint="eastAsia" w:ascii="华文中宋" w:hAnsi="华文中宋" w:eastAsia="华文中宋"/>
          <w:sz w:val="28"/>
          <w:szCs w:val="28"/>
        </w:rPr>
        <w:t>因此，了解内存分配跟C#语言特性功能发生了什么，在mono平台中怎么产生交互，Mono如何与底层引擎交互以及我们提供的各种库对于制作高质量，高效的脚本代码来说绝对是最重要的。</w:t>
      </w:r>
    </w:p>
    <w:p>
      <w:pPr>
        <w:rPr>
          <w:rFonts w:ascii="华文中宋" w:hAnsi="华文中宋" w:eastAsia="华文中宋"/>
          <w:sz w:val="28"/>
          <w:szCs w:val="28"/>
        </w:rPr>
      </w:pPr>
      <w:r>
        <w:rPr>
          <w:rFonts w:hint="eastAsia" w:ascii="华文中宋" w:hAnsi="华文中宋" w:eastAsia="华文中宋"/>
          <w:sz w:val="28"/>
          <w:szCs w:val="28"/>
        </w:rPr>
        <w:t>So, in this chapter, you will learn about all of the nuts and bolts of the underlying Unity Engine, Mono Platform, C# language， and .NET Framework.</w:t>
      </w:r>
    </w:p>
    <w:p>
      <w:pPr>
        <w:rPr>
          <w:rFonts w:ascii="华文中宋" w:hAnsi="华文中宋" w:eastAsia="华文中宋"/>
          <w:sz w:val="28"/>
          <w:szCs w:val="28"/>
        </w:rPr>
      </w:pPr>
      <w:r>
        <w:rPr>
          <w:rFonts w:hint="eastAsia" w:ascii="华文中宋" w:hAnsi="华文中宋" w:eastAsia="华文中宋"/>
          <w:sz w:val="28"/>
          <w:szCs w:val="28"/>
        </w:rPr>
        <w:t>所以，在这个章节，你将会学习关于unity引擎引擎，mono平台，c#语言，以及 、.Net框架的所有细节。</w:t>
      </w:r>
    </w:p>
    <w:p>
      <w:pPr>
        <w:rPr>
          <w:rFonts w:ascii="华文中宋" w:hAnsi="华文中宋" w:eastAsia="华文中宋"/>
          <w:sz w:val="28"/>
          <w:szCs w:val="28"/>
        </w:rPr>
      </w:pPr>
      <w:r>
        <w:rPr>
          <w:rFonts w:ascii="华文中宋" w:hAnsi="华文中宋" w:eastAsia="华文中宋"/>
          <w:sz w:val="28"/>
          <w:szCs w:val="28"/>
        </w:rPr>
        <w:t xml:space="preserve">Let’s start by </w:t>
      </w:r>
      <w:commentRangeStart w:id="23"/>
      <w:r>
        <w:rPr>
          <w:rFonts w:ascii="华文中宋" w:hAnsi="华文中宋" w:eastAsia="华文中宋"/>
          <w:sz w:val="28"/>
          <w:szCs w:val="28"/>
        </w:rPr>
        <w:t xml:space="preserve">exploring </w:t>
      </w:r>
      <w:commentRangeEnd w:id="23"/>
      <w:r>
        <w:rPr>
          <w:rStyle w:val="9"/>
        </w:rPr>
        <w:commentReference w:id="23"/>
      </w:r>
      <w:r>
        <w:rPr>
          <w:rFonts w:ascii="华文中宋" w:hAnsi="华文中宋" w:eastAsia="华文中宋"/>
          <w:sz w:val="28"/>
          <w:szCs w:val="28"/>
        </w:rPr>
        <w:t>the familiar part of the engine, which handles most of the work for our game’s scripting code-the Mono platform.</w:t>
      </w:r>
    </w:p>
    <w:p>
      <w:pPr>
        <w:rPr>
          <w:rFonts w:ascii="华文中宋" w:hAnsi="华文中宋" w:eastAsia="华文中宋"/>
          <w:sz w:val="28"/>
          <w:szCs w:val="28"/>
        </w:rPr>
      </w:pPr>
      <w:r>
        <w:rPr>
          <w:rFonts w:hint="eastAsia" w:ascii="华文中宋" w:hAnsi="华文中宋" w:eastAsia="华文中宋"/>
          <w:sz w:val="28"/>
          <w:szCs w:val="28"/>
        </w:rPr>
        <w:t>让我们从探索引擎部分开始，该部分处理我们游戏的脚本代码在Mono平台的大部分工作。</w:t>
      </w:r>
    </w:p>
    <w:p>
      <w:pPr>
        <w:rPr>
          <w:rFonts w:ascii="华文中宋" w:hAnsi="华文中宋" w:eastAsia="华文中宋"/>
          <w:sz w:val="28"/>
          <w:szCs w:val="28"/>
        </w:rPr>
      </w:pPr>
    </w:p>
    <w:p>
      <w:pPr>
        <w:rPr>
          <w:rFonts w:ascii="华文中宋" w:hAnsi="华文中宋" w:eastAsia="华文中宋"/>
          <w:sz w:val="28"/>
          <w:szCs w:val="28"/>
        </w:rPr>
      </w:pPr>
      <w:r>
        <w:rPr>
          <w:rFonts w:ascii="华文中宋" w:hAnsi="华文中宋" w:eastAsia="华文中宋"/>
          <w:sz w:val="28"/>
          <w:szCs w:val="28"/>
        </w:rPr>
        <w:t>The Mono platform</w:t>
      </w:r>
    </w:p>
    <w:p>
      <w:pPr>
        <w:rPr>
          <w:rFonts w:ascii="华文中宋" w:hAnsi="华文中宋" w:eastAsia="华文中宋"/>
          <w:sz w:val="28"/>
          <w:szCs w:val="28"/>
        </w:rPr>
      </w:pPr>
      <w:r>
        <w:rPr>
          <w:rFonts w:hint="eastAsia" w:ascii="华文中宋" w:hAnsi="华文中宋" w:eastAsia="华文中宋"/>
          <w:sz w:val="28"/>
          <w:szCs w:val="28"/>
        </w:rPr>
        <w:t>Mono平台</w:t>
      </w:r>
    </w:p>
    <w:p>
      <w:pPr>
        <w:rPr>
          <w:rFonts w:ascii="华文中宋" w:hAnsi="华文中宋" w:eastAsia="华文中宋"/>
          <w:sz w:val="28"/>
          <w:szCs w:val="28"/>
        </w:rPr>
      </w:pPr>
      <w:r>
        <w:rPr>
          <w:rFonts w:ascii="华文中宋" w:hAnsi="华文中宋" w:eastAsia="华文中宋"/>
          <w:sz w:val="28"/>
          <w:szCs w:val="28"/>
        </w:rPr>
        <w:t xml:space="preserve">Mono is a magical </w:t>
      </w:r>
      <w:commentRangeStart w:id="24"/>
      <w:r>
        <w:rPr>
          <w:rFonts w:ascii="华文中宋" w:hAnsi="华文中宋" w:eastAsia="华文中宋"/>
          <w:sz w:val="28"/>
          <w:szCs w:val="28"/>
        </w:rPr>
        <w:t>sauce</w:t>
      </w:r>
      <w:commentRangeEnd w:id="24"/>
      <w:r>
        <w:rPr>
          <w:rStyle w:val="9"/>
        </w:rPr>
        <w:commentReference w:id="24"/>
      </w:r>
      <w:r>
        <w:rPr>
          <w:rFonts w:ascii="华文中宋" w:hAnsi="华文中宋" w:eastAsia="华文中宋"/>
          <w:sz w:val="28"/>
          <w:szCs w:val="28"/>
        </w:rPr>
        <w:t xml:space="preserve">,mixed into the Unity </w:t>
      </w:r>
      <w:commentRangeStart w:id="25"/>
      <w:r>
        <w:rPr>
          <w:rFonts w:ascii="华文中宋" w:hAnsi="华文中宋" w:eastAsia="华文中宋"/>
          <w:sz w:val="28"/>
          <w:szCs w:val="28"/>
        </w:rPr>
        <w:t>recipe</w:t>
      </w:r>
      <w:commentRangeEnd w:id="25"/>
      <w:r>
        <w:rPr>
          <w:rStyle w:val="9"/>
        </w:rPr>
        <w:commentReference w:id="25"/>
      </w:r>
      <w:r>
        <w:rPr>
          <w:rFonts w:ascii="华文中宋" w:hAnsi="华文中宋" w:eastAsia="华文中宋"/>
          <w:sz w:val="28"/>
          <w:szCs w:val="28"/>
        </w:rPr>
        <w:t xml:space="preserve">, which give it a lot of its </w:t>
      </w:r>
      <w:commentRangeStart w:id="26"/>
      <w:r>
        <w:rPr>
          <w:rFonts w:ascii="华文中宋" w:hAnsi="华文中宋" w:eastAsia="华文中宋"/>
          <w:sz w:val="28"/>
          <w:szCs w:val="28"/>
        </w:rPr>
        <w:t xml:space="preserve">cross-platform </w:t>
      </w:r>
      <w:commentRangeEnd w:id="26"/>
      <w:r>
        <w:rPr>
          <w:rStyle w:val="9"/>
        </w:rPr>
        <w:commentReference w:id="26"/>
      </w:r>
      <w:commentRangeStart w:id="27"/>
      <w:r>
        <w:rPr>
          <w:rFonts w:ascii="华文中宋" w:hAnsi="华文中宋" w:eastAsia="华文中宋"/>
          <w:sz w:val="28"/>
          <w:szCs w:val="28"/>
        </w:rPr>
        <w:t>capability</w:t>
      </w:r>
      <w:commentRangeEnd w:id="27"/>
      <w:r>
        <w:rPr>
          <w:rStyle w:val="9"/>
        </w:rPr>
        <w:commentReference w:id="27"/>
      </w:r>
      <w:r>
        <w:rPr>
          <w:rFonts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Mono是一个神奇的调味剂，融入Unit的食谱，赋予了它大量的跨平台功能。</w:t>
      </w:r>
    </w:p>
    <w:p>
      <w:pPr>
        <w:rPr>
          <w:rFonts w:ascii="华文中宋" w:hAnsi="华文中宋" w:eastAsia="华文中宋"/>
          <w:sz w:val="28"/>
          <w:szCs w:val="28"/>
        </w:rPr>
      </w:pPr>
      <w:r>
        <w:rPr>
          <w:rFonts w:hint="eastAsia" w:ascii="华文中宋" w:hAnsi="华文中宋" w:eastAsia="华文中宋"/>
          <w:sz w:val="28"/>
          <w:szCs w:val="28"/>
        </w:rPr>
        <w:t xml:space="preserve">Mono is an open source project that built its own framework and common libraries </w:t>
      </w:r>
      <w:commentRangeStart w:id="28"/>
      <w:r>
        <w:rPr>
          <w:rFonts w:hint="eastAsia" w:ascii="华文中宋" w:hAnsi="华文中宋" w:eastAsia="华文中宋"/>
          <w:sz w:val="28"/>
          <w:szCs w:val="28"/>
        </w:rPr>
        <w:t>based on</w:t>
      </w:r>
      <w:commentRangeEnd w:id="28"/>
      <w:r>
        <w:rPr>
          <w:rStyle w:val="9"/>
        </w:rPr>
        <w:commentReference w:id="28"/>
      </w:r>
      <w:r>
        <w:rPr>
          <w:rFonts w:hint="eastAsia" w:ascii="华文中宋" w:hAnsi="华文中宋" w:eastAsia="华文中宋"/>
          <w:sz w:val="28"/>
          <w:szCs w:val="28"/>
        </w:rPr>
        <w:t xml:space="preserve"> the API，</w:t>
      </w:r>
      <w:commentRangeStart w:id="29"/>
      <w:r>
        <w:rPr>
          <w:rFonts w:hint="eastAsia" w:ascii="华文中宋" w:hAnsi="华文中宋" w:eastAsia="华文中宋"/>
          <w:sz w:val="28"/>
          <w:szCs w:val="28"/>
        </w:rPr>
        <w:t>specification</w:t>
      </w:r>
      <w:commentRangeEnd w:id="29"/>
      <w:r>
        <w:rPr>
          <w:rStyle w:val="9"/>
        </w:rPr>
        <w:commentReference w:id="29"/>
      </w:r>
      <w:r>
        <w:rPr>
          <w:rFonts w:hint="eastAsia" w:ascii="华文中宋" w:hAnsi="华文中宋" w:eastAsia="华文中宋"/>
          <w:sz w:val="28"/>
          <w:szCs w:val="28"/>
        </w:rPr>
        <w:t>, and tools from Microsoft’s .NET Framework and common libraries.</w:t>
      </w:r>
    </w:p>
    <w:p>
      <w:pPr>
        <w:rPr>
          <w:rFonts w:ascii="华文中宋" w:hAnsi="华文中宋" w:eastAsia="华文中宋"/>
          <w:sz w:val="28"/>
          <w:szCs w:val="28"/>
        </w:rPr>
      </w:pPr>
      <w:r>
        <w:rPr>
          <w:rFonts w:hint="eastAsia" w:ascii="华文中宋" w:hAnsi="华文中宋" w:eastAsia="华文中宋"/>
          <w:sz w:val="28"/>
          <w:szCs w:val="28"/>
        </w:rPr>
        <w:t>Mono是一个开源项目，基于Microsoft 以及.Net框架和公共库中的API，规范和工具构建自己的框架跟公共库。</w:t>
      </w:r>
    </w:p>
    <w:p>
      <w:pPr>
        <w:rPr>
          <w:rFonts w:ascii="华文中宋" w:hAnsi="华文中宋" w:eastAsia="华文中宋"/>
          <w:sz w:val="28"/>
          <w:szCs w:val="28"/>
        </w:rPr>
      </w:pPr>
      <w:commentRangeStart w:id="30"/>
      <w:r>
        <w:rPr>
          <w:rFonts w:ascii="华文中宋" w:hAnsi="华文中宋" w:eastAsia="华文中宋"/>
          <w:sz w:val="28"/>
          <w:szCs w:val="28"/>
        </w:rPr>
        <w:t>Essentially</w:t>
      </w:r>
      <w:commentRangeEnd w:id="30"/>
      <w:r>
        <w:rPr>
          <w:rStyle w:val="9"/>
        </w:rPr>
        <w:commentReference w:id="30"/>
      </w:r>
      <w:r>
        <w:rPr>
          <w:rFonts w:ascii="华文中宋" w:hAnsi="华文中宋" w:eastAsia="华文中宋"/>
          <w:sz w:val="28"/>
          <w:szCs w:val="28"/>
        </w:rPr>
        <w:t xml:space="preserve">, it is a </w:t>
      </w:r>
      <w:commentRangeStart w:id="31"/>
      <w:r>
        <w:rPr>
          <w:rFonts w:ascii="华文中宋" w:hAnsi="华文中宋" w:eastAsia="华文中宋"/>
          <w:sz w:val="28"/>
          <w:szCs w:val="28"/>
        </w:rPr>
        <w:t xml:space="preserve">recreation </w:t>
      </w:r>
      <w:commentRangeEnd w:id="31"/>
      <w:r>
        <w:rPr>
          <w:rStyle w:val="9"/>
        </w:rPr>
        <w:commentReference w:id="31"/>
      </w:r>
      <w:r>
        <w:rPr>
          <w:rFonts w:ascii="华文中宋" w:hAnsi="华文中宋" w:eastAsia="华文中宋"/>
          <w:sz w:val="28"/>
          <w:szCs w:val="28"/>
        </w:rPr>
        <w:t>if the .NET Framework, as it was accomplished with little to no access to the source code.</w:t>
      </w:r>
    </w:p>
    <w:p>
      <w:pPr>
        <w:rPr>
          <w:rFonts w:ascii="华文中宋" w:hAnsi="华文中宋" w:eastAsia="华文中宋"/>
          <w:sz w:val="28"/>
          <w:szCs w:val="28"/>
        </w:rPr>
      </w:pPr>
      <w:r>
        <w:rPr>
          <w:rFonts w:hint="eastAsia" w:ascii="华文中宋" w:hAnsi="华文中宋" w:eastAsia="华文中宋"/>
          <w:sz w:val="28"/>
          <w:szCs w:val="28"/>
        </w:rPr>
        <w:t>本质上，它是重新创建了一个.NET 框架，因为它对所有的源代码几乎没有访问权限。</w:t>
      </w:r>
    </w:p>
    <w:p>
      <w:pPr>
        <w:rPr>
          <w:rFonts w:ascii="华文中宋" w:hAnsi="华文中宋" w:eastAsia="华文中宋"/>
          <w:sz w:val="28"/>
          <w:szCs w:val="28"/>
        </w:rPr>
      </w:pPr>
      <w:commentRangeStart w:id="32"/>
      <w:r>
        <w:rPr>
          <w:rFonts w:ascii="华文中宋" w:hAnsi="华文中宋" w:eastAsia="华文中宋"/>
          <w:sz w:val="28"/>
          <w:szCs w:val="28"/>
        </w:rPr>
        <w:t>Note that</w:t>
      </w:r>
      <w:commentRangeEnd w:id="32"/>
      <w:r>
        <w:rPr>
          <w:rStyle w:val="9"/>
        </w:rPr>
        <w:commentReference w:id="32"/>
      </w:r>
      <w:r>
        <w:rPr>
          <w:rFonts w:ascii="华文中宋" w:hAnsi="华文中宋" w:eastAsia="华文中宋"/>
          <w:sz w:val="28"/>
          <w:szCs w:val="28"/>
        </w:rPr>
        <w:t>,</w:t>
      </w:r>
      <w:r>
        <w:rPr>
          <w:rFonts w:hint="eastAsia" w:ascii="华文中宋" w:hAnsi="华文中宋" w:eastAsia="华文中宋"/>
          <w:sz w:val="28"/>
          <w:szCs w:val="28"/>
        </w:rPr>
        <w:t xml:space="preserve"> </w:t>
      </w:r>
      <w:commentRangeStart w:id="33"/>
      <w:r>
        <w:rPr>
          <w:rFonts w:ascii="华文中宋" w:hAnsi="华文中宋" w:eastAsia="华文中宋"/>
          <w:sz w:val="28"/>
          <w:szCs w:val="28"/>
        </w:rPr>
        <w:t xml:space="preserve">despite </w:t>
      </w:r>
      <w:commentRangeEnd w:id="33"/>
      <w:r>
        <w:rPr>
          <w:rStyle w:val="9"/>
        </w:rPr>
        <w:commentReference w:id="33"/>
      </w:r>
      <w:r>
        <w:rPr>
          <w:rFonts w:ascii="华文中宋" w:hAnsi="华文中宋" w:eastAsia="华文中宋"/>
          <w:sz w:val="28"/>
          <w:szCs w:val="28"/>
        </w:rPr>
        <w:t>Mono’s libraries being an open source recreation of Microsoft’s bas</w:t>
      </w:r>
      <w:r>
        <w:rPr>
          <w:rFonts w:hint="eastAsia" w:ascii="华文中宋" w:hAnsi="华文中宋" w:eastAsia="华文中宋"/>
          <w:sz w:val="28"/>
          <w:szCs w:val="28"/>
        </w:rPr>
        <w:t>e</w:t>
      </w:r>
      <w:r>
        <w:rPr>
          <w:rFonts w:ascii="华文中宋" w:hAnsi="华文中宋" w:eastAsia="华文中宋"/>
          <w:sz w:val="28"/>
          <w:szCs w:val="28"/>
        </w:rPr>
        <w:t xml:space="preserve"> .NET class library, it is fully compatible with the original library form Microsoft.</w:t>
      </w:r>
    </w:p>
    <w:p>
      <w:pPr>
        <w:rPr>
          <w:rFonts w:ascii="华文中宋" w:hAnsi="华文中宋" w:eastAsia="华文中宋"/>
          <w:sz w:val="28"/>
          <w:szCs w:val="28"/>
        </w:rPr>
      </w:pPr>
      <w:r>
        <w:rPr>
          <w:rFonts w:hint="eastAsia" w:ascii="华文中宋" w:hAnsi="华文中宋" w:eastAsia="华文中宋"/>
          <w:sz w:val="28"/>
          <w:szCs w:val="28"/>
        </w:rPr>
        <w:t>注意，尽管mono库是Microsoft的基础</w:t>
      </w:r>
      <w:r>
        <w:rPr>
          <w:rFonts w:hint="eastAsia" w:ascii="华文中宋" w:hAnsi="华文中宋" w:eastAsia="华文中宋"/>
          <w:sz w:val="28"/>
          <w:szCs w:val="28"/>
          <w:lang w:eastAsia="zh-CN"/>
        </w:rPr>
        <w:t>，是</w:t>
      </w:r>
      <w:r>
        <w:rPr>
          <w:rFonts w:hint="eastAsia" w:ascii="华文中宋" w:hAnsi="华文中宋" w:eastAsia="华文中宋"/>
          <w:sz w:val="28"/>
          <w:szCs w:val="28"/>
        </w:rPr>
        <w:t xml:space="preserve"> .Net类库的开源版本，但是它充分兼容了Microsoft的原始库</w:t>
      </w:r>
    </w:p>
    <w:p>
      <w:pPr>
        <w:rPr>
          <w:rFonts w:ascii="华文中宋" w:hAnsi="华文中宋" w:eastAsia="华文中宋"/>
          <w:sz w:val="28"/>
          <w:szCs w:val="28"/>
        </w:rPr>
      </w:pPr>
      <w:r>
        <w:rPr>
          <w:rFonts w:ascii="华文中宋" w:hAnsi="华文中宋" w:eastAsia="华文中宋"/>
          <w:sz w:val="28"/>
          <w:szCs w:val="28"/>
        </w:rPr>
        <w:t xml:space="preserve">The </w:t>
      </w:r>
      <w:commentRangeStart w:id="34"/>
      <w:r>
        <w:rPr>
          <w:rFonts w:ascii="华文中宋" w:hAnsi="华文中宋" w:eastAsia="华文中宋"/>
          <w:sz w:val="28"/>
          <w:szCs w:val="28"/>
        </w:rPr>
        <w:t xml:space="preserve">goal </w:t>
      </w:r>
      <w:commentRangeEnd w:id="34"/>
      <w:r>
        <w:rPr>
          <w:rStyle w:val="9"/>
        </w:rPr>
        <w:commentReference w:id="34"/>
      </w:r>
      <w:r>
        <w:rPr>
          <w:rFonts w:ascii="华文中宋" w:hAnsi="华文中宋" w:eastAsia="华文中宋"/>
          <w:sz w:val="28"/>
          <w:szCs w:val="28"/>
        </w:rPr>
        <w:t xml:space="preserve">of the Mono project is to provide a framework to allow cross-platform </w:t>
      </w:r>
      <w:commentRangeStart w:id="35"/>
      <w:r>
        <w:rPr>
          <w:rFonts w:ascii="华文中宋" w:hAnsi="华文中宋" w:eastAsia="华文中宋"/>
          <w:sz w:val="28"/>
          <w:szCs w:val="28"/>
        </w:rPr>
        <w:t xml:space="preserve">compatibility </w:t>
      </w:r>
      <w:commentRangeEnd w:id="35"/>
      <w:r>
        <w:rPr>
          <w:rStyle w:val="9"/>
        </w:rPr>
        <w:commentReference w:id="35"/>
      </w:r>
      <w:r>
        <w:rPr>
          <w:rFonts w:ascii="华文中宋" w:hAnsi="华文中宋" w:eastAsia="华文中宋"/>
          <w:sz w:val="28"/>
          <w:szCs w:val="28"/>
        </w:rPr>
        <w:t>using the .NET Framework as a common layer.</w:t>
      </w:r>
    </w:p>
    <w:p>
      <w:pPr>
        <w:rPr>
          <w:rFonts w:ascii="华文中宋" w:hAnsi="华文中宋" w:eastAsia="华文中宋"/>
          <w:sz w:val="28"/>
          <w:szCs w:val="28"/>
        </w:rPr>
      </w:pPr>
      <w:r>
        <w:rPr>
          <w:rFonts w:hint="eastAsia" w:ascii="华文中宋" w:hAnsi="华文中宋" w:eastAsia="华文中宋"/>
          <w:sz w:val="28"/>
          <w:szCs w:val="28"/>
        </w:rPr>
        <w:t>Mono项目的目标是提供一个框架，允许使用.Net FrameWork作为公共层进行跨平台的兼容性。</w:t>
      </w:r>
    </w:p>
    <w:p>
      <w:pPr>
        <w:rPr>
          <w:rFonts w:ascii="华文中宋" w:hAnsi="华文中宋" w:eastAsia="华文中宋"/>
          <w:sz w:val="28"/>
          <w:szCs w:val="28"/>
        </w:rPr>
      </w:pPr>
      <w:r>
        <w:rPr>
          <w:rFonts w:ascii="华文中宋" w:hAnsi="华文中宋" w:eastAsia="华文中宋"/>
          <w:sz w:val="28"/>
          <w:szCs w:val="28"/>
        </w:rPr>
        <w:t xml:space="preserve"> It allows applications to be written in a common programming language and run against many different </w:t>
      </w:r>
      <w:commentRangeStart w:id="36"/>
      <w:r>
        <w:rPr>
          <w:rFonts w:ascii="华文中宋" w:hAnsi="华文中宋" w:eastAsia="华文中宋"/>
          <w:sz w:val="28"/>
          <w:szCs w:val="28"/>
        </w:rPr>
        <w:t>hardware</w:t>
      </w:r>
      <w:commentRangeEnd w:id="36"/>
      <w:r>
        <w:rPr>
          <w:rStyle w:val="9"/>
        </w:rPr>
        <w:commentReference w:id="36"/>
      </w:r>
      <w:r>
        <w:rPr>
          <w:rFonts w:ascii="华文中宋" w:hAnsi="华文中宋" w:eastAsia="华文中宋"/>
          <w:sz w:val="28"/>
          <w:szCs w:val="28"/>
        </w:rPr>
        <w:t xml:space="preserve"> platforms,</w:t>
      </w:r>
      <w:r>
        <w:rPr>
          <w:rFonts w:hint="eastAsia" w:ascii="华文中宋" w:hAnsi="华文中宋" w:eastAsia="华文中宋"/>
          <w:sz w:val="28"/>
          <w:szCs w:val="28"/>
        </w:rPr>
        <w:t xml:space="preserve"> </w:t>
      </w:r>
      <w:r>
        <w:rPr>
          <w:rFonts w:ascii="华文中宋" w:hAnsi="华文中宋" w:eastAsia="华文中宋"/>
          <w:sz w:val="28"/>
          <w:szCs w:val="28"/>
        </w:rPr>
        <w:t>including Linux,</w:t>
      </w:r>
      <w:r>
        <w:rPr>
          <w:rFonts w:hint="eastAsia" w:ascii="华文中宋" w:hAnsi="华文中宋" w:eastAsia="华文中宋"/>
          <w:sz w:val="28"/>
          <w:szCs w:val="28"/>
        </w:rPr>
        <w:t xml:space="preserve"> </w:t>
      </w:r>
      <w:r>
        <w:rPr>
          <w:rFonts w:ascii="华文中宋" w:hAnsi="华文中宋" w:eastAsia="华文中宋"/>
          <w:sz w:val="28"/>
          <w:szCs w:val="28"/>
        </w:rPr>
        <w:t>OS X,</w:t>
      </w:r>
      <w:r>
        <w:rPr>
          <w:rFonts w:hint="eastAsia" w:ascii="华文中宋" w:hAnsi="华文中宋" w:eastAsia="华文中宋"/>
          <w:sz w:val="28"/>
          <w:szCs w:val="28"/>
        </w:rPr>
        <w:t xml:space="preserve"> </w:t>
      </w:r>
      <w:r>
        <w:rPr>
          <w:rFonts w:ascii="华文中宋" w:hAnsi="华文中宋" w:eastAsia="华文中宋"/>
          <w:sz w:val="28"/>
          <w:szCs w:val="28"/>
        </w:rPr>
        <w:t>Windows,</w:t>
      </w:r>
      <w:r>
        <w:rPr>
          <w:rFonts w:hint="eastAsia" w:ascii="华文中宋" w:hAnsi="华文中宋" w:eastAsia="华文中宋"/>
          <w:sz w:val="28"/>
          <w:szCs w:val="28"/>
        </w:rPr>
        <w:t xml:space="preserve"> </w:t>
      </w:r>
      <w:r>
        <w:rPr>
          <w:rFonts w:ascii="华文中宋" w:hAnsi="华文中宋" w:eastAsia="华文中宋"/>
          <w:sz w:val="28"/>
          <w:szCs w:val="28"/>
        </w:rPr>
        <w:t>ARM,</w:t>
      </w:r>
      <w:r>
        <w:rPr>
          <w:rFonts w:hint="eastAsia" w:ascii="华文中宋" w:hAnsi="华文中宋" w:eastAsia="华文中宋"/>
          <w:sz w:val="28"/>
          <w:szCs w:val="28"/>
        </w:rPr>
        <w:t xml:space="preserve"> </w:t>
      </w:r>
      <w:r>
        <w:rPr>
          <w:rFonts w:ascii="华文中宋" w:hAnsi="华文中宋" w:eastAsia="华文中宋"/>
          <w:sz w:val="28"/>
          <w:szCs w:val="28"/>
        </w:rPr>
        <w:t>PowerPC,</w:t>
      </w:r>
      <w:r>
        <w:rPr>
          <w:rFonts w:hint="eastAsia" w:ascii="华文中宋" w:hAnsi="华文中宋" w:eastAsia="华文中宋"/>
          <w:sz w:val="28"/>
          <w:szCs w:val="28"/>
        </w:rPr>
        <w:t xml:space="preserve"> </w:t>
      </w:r>
      <w:r>
        <w:rPr>
          <w:rFonts w:ascii="华文中宋" w:hAnsi="华文中宋" w:eastAsia="华文中宋"/>
          <w:sz w:val="28"/>
          <w:szCs w:val="28"/>
        </w:rPr>
        <w:t xml:space="preserve">and more. </w:t>
      </w:r>
    </w:p>
    <w:p>
      <w:pPr>
        <w:rPr>
          <w:rFonts w:ascii="华文中宋" w:hAnsi="华文中宋" w:eastAsia="华文中宋"/>
          <w:sz w:val="28"/>
          <w:szCs w:val="28"/>
        </w:rPr>
      </w:pPr>
      <w:r>
        <w:rPr>
          <w:rFonts w:hint="eastAsia" w:ascii="华文中宋" w:hAnsi="华文中宋" w:eastAsia="华文中宋"/>
          <w:sz w:val="28"/>
          <w:szCs w:val="28"/>
        </w:rPr>
        <w:t>它允许应用程序使用通用程序语言编写，并运行在许多不同的硬件平台上。包含Linux，OS x, windows, arm, pc等等。</w:t>
      </w:r>
    </w:p>
    <w:p>
      <w:pPr>
        <w:rPr>
          <w:rFonts w:ascii="华文中宋" w:hAnsi="华文中宋" w:eastAsia="华文中宋"/>
          <w:sz w:val="28"/>
          <w:szCs w:val="28"/>
        </w:rPr>
      </w:pPr>
      <w:r>
        <w:rPr>
          <w:rFonts w:ascii="华文中宋" w:hAnsi="华文中宋" w:eastAsia="华文中宋"/>
          <w:sz w:val="28"/>
          <w:szCs w:val="28"/>
        </w:rPr>
        <w:t>Mono also supports many languages, not just the C#,</w:t>
      </w:r>
      <w:r>
        <w:rPr>
          <w:rFonts w:hint="eastAsia" w:ascii="华文中宋" w:hAnsi="华文中宋" w:eastAsia="华文中宋"/>
          <w:sz w:val="28"/>
          <w:szCs w:val="28"/>
        </w:rPr>
        <w:t xml:space="preserve"> </w:t>
      </w:r>
      <w:r>
        <w:rPr>
          <w:rFonts w:ascii="华文中宋" w:hAnsi="华文中宋" w:eastAsia="华文中宋"/>
          <w:sz w:val="28"/>
          <w:szCs w:val="28"/>
        </w:rPr>
        <w:t>Boo,</w:t>
      </w:r>
      <w:r>
        <w:rPr>
          <w:rFonts w:hint="eastAsia" w:ascii="华文中宋" w:hAnsi="华文中宋" w:eastAsia="华文中宋"/>
          <w:sz w:val="28"/>
          <w:szCs w:val="28"/>
        </w:rPr>
        <w:t xml:space="preserve"> </w:t>
      </w:r>
      <w:r>
        <w:rPr>
          <w:rFonts w:ascii="华文中宋" w:hAnsi="华文中宋" w:eastAsia="华文中宋"/>
          <w:sz w:val="28"/>
          <w:szCs w:val="28"/>
        </w:rPr>
        <w:t xml:space="preserve">and </w:t>
      </w:r>
      <w:r>
        <w:rPr>
          <w:rFonts w:hint="eastAsia" w:ascii="华文中宋" w:hAnsi="华文中宋" w:eastAsia="华文中宋"/>
          <w:sz w:val="28"/>
          <w:szCs w:val="28"/>
        </w:rPr>
        <w:t xml:space="preserve"> </w:t>
      </w:r>
      <w:r>
        <w:rPr>
          <w:rFonts w:ascii="华文中宋" w:hAnsi="华文中宋" w:eastAsia="华文中宋"/>
          <w:sz w:val="28"/>
          <w:szCs w:val="28"/>
        </w:rPr>
        <w:t xml:space="preserve">UnityScript </w:t>
      </w:r>
      <w:r>
        <w:rPr>
          <w:rFonts w:hint="eastAsia" w:ascii="华文中宋" w:hAnsi="华文中宋" w:eastAsia="华文中宋"/>
          <w:sz w:val="28"/>
          <w:szCs w:val="28"/>
        </w:rPr>
        <w:t xml:space="preserve"> </w:t>
      </w:r>
      <w:r>
        <w:rPr>
          <w:rFonts w:ascii="华文中宋" w:hAnsi="华文中宋" w:eastAsia="华文中宋"/>
          <w:sz w:val="28"/>
          <w:szCs w:val="28"/>
        </w:rPr>
        <w:t>we may be familiar with.</w:t>
      </w:r>
    </w:p>
    <w:p>
      <w:pPr>
        <w:rPr>
          <w:rFonts w:ascii="华文中宋" w:hAnsi="华文中宋" w:eastAsia="华文中宋"/>
          <w:sz w:val="28"/>
          <w:szCs w:val="28"/>
        </w:rPr>
      </w:pPr>
      <w:r>
        <w:rPr>
          <w:rFonts w:hint="eastAsia" w:ascii="华文中宋" w:hAnsi="华文中宋" w:eastAsia="华文中宋"/>
          <w:sz w:val="28"/>
          <w:szCs w:val="28"/>
        </w:rPr>
        <w:t>Mono还支持的多种语言，不仅仅是我们很熟悉 c#，Boo，和unity脚本。</w:t>
      </w:r>
    </w:p>
    <w:p>
      <w:pPr>
        <w:rPr>
          <w:rFonts w:ascii="华文中宋" w:hAnsi="华文中宋" w:eastAsia="华文中宋"/>
          <w:sz w:val="28"/>
          <w:szCs w:val="28"/>
        </w:rPr>
      </w:pPr>
      <w:r>
        <w:rPr>
          <w:rFonts w:ascii="华文中宋" w:hAnsi="华文中宋" w:eastAsia="华文中宋"/>
          <w:sz w:val="28"/>
          <w:szCs w:val="28"/>
        </w:rPr>
        <w:t xml:space="preserve">Any language that can be compiled into .NET’s pure Common </w:t>
      </w:r>
      <w:commentRangeStart w:id="37"/>
      <w:r>
        <w:rPr>
          <w:rFonts w:ascii="华文中宋" w:hAnsi="华文中宋" w:eastAsia="华文中宋"/>
          <w:sz w:val="28"/>
          <w:szCs w:val="28"/>
        </w:rPr>
        <w:t xml:space="preserve">Intermediate </w:t>
      </w:r>
      <w:commentRangeEnd w:id="37"/>
      <w:r>
        <w:rPr>
          <w:rStyle w:val="9"/>
        </w:rPr>
        <w:commentReference w:id="37"/>
      </w:r>
      <w:r>
        <w:rPr>
          <w:rFonts w:ascii="华文中宋" w:hAnsi="华文中宋" w:eastAsia="华文中宋"/>
          <w:sz w:val="28"/>
          <w:szCs w:val="28"/>
        </w:rPr>
        <w:t xml:space="preserve">Language(CIL - more on this later) is </w:t>
      </w:r>
      <w:commentRangeStart w:id="38"/>
      <w:r>
        <w:rPr>
          <w:rFonts w:ascii="华文中宋" w:hAnsi="华文中宋" w:eastAsia="华文中宋"/>
          <w:sz w:val="28"/>
          <w:szCs w:val="28"/>
        </w:rPr>
        <w:t xml:space="preserve">sufficient </w:t>
      </w:r>
      <w:commentRangeEnd w:id="38"/>
      <w:r>
        <w:rPr>
          <w:rStyle w:val="9"/>
        </w:rPr>
        <w:commentReference w:id="38"/>
      </w:r>
      <w:r>
        <w:rPr>
          <w:rFonts w:ascii="华文中宋" w:hAnsi="华文中宋" w:eastAsia="华文中宋"/>
          <w:sz w:val="28"/>
          <w:szCs w:val="28"/>
        </w:rPr>
        <w:t xml:space="preserve">to </w:t>
      </w:r>
      <w:commentRangeStart w:id="39"/>
      <w:r>
        <w:rPr>
          <w:rFonts w:ascii="华文中宋" w:hAnsi="华文中宋" w:eastAsia="华文中宋"/>
          <w:sz w:val="28"/>
          <w:szCs w:val="28"/>
        </w:rPr>
        <w:t>integrate with</w:t>
      </w:r>
      <w:commentRangeEnd w:id="39"/>
      <w:r>
        <w:rPr>
          <w:rStyle w:val="9"/>
        </w:rPr>
        <w:commentReference w:id="39"/>
      </w:r>
      <w:r>
        <w:rPr>
          <w:rFonts w:ascii="华文中宋" w:hAnsi="华文中宋" w:eastAsia="华文中宋"/>
          <w:sz w:val="28"/>
          <w:szCs w:val="28"/>
        </w:rPr>
        <w:t xml:space="preserve"> the Mono platform. This includes C#, but even includes languages such as F#,</w:t>
      </w:r>
      <w:r>
        <w:rPr>
          <w:rFonts w:hint="eastAsia" w:ascii="华文中宋" w:hAnsi="华文中宋" w:eastAsia="华文中宋"/>
          <w:sz w:val="28"/>
          <w:szCs w:val="28"/>
        </w:rPr>
        <w:t xml:space="preserve"> </w:t>
      </w:r>
      <w:r>
        <w:rPr>
          <w:rFonts w:ascii="华文中宋" w:hAnsi="华文中宋" w:eastAsia="华文中宋"/>
          <w:sz w:val="28"/>
          <w:szCs w:val="28"/>
        </w:rPr>
        <w:t>Java,</w:t>
      </w:r>
      <w:r>
        <w:rPr>
          <w:rFonts w:hint="eastAsia" w:ascii="华文中宋" w:hAnsi="华文中宋" w:eastAsia="华文中宋"/>
          <w:sz w:val="28"/>
          <w:szCs w:val="28"/>
        </w:rPr>
        <w:t xml:space="preserve"> </w:t>
      </w:r>
      <w:r>
        <w:rPr>
          <w:rFonts w:ascii="华文中宋" w:hAnsi="华文中宋" w:eastAsia="华文中宋"/>
          <w:sz w:val="28"/>
          <w:szCs w:val="28"/>
        </w:rPr>
        <w:t>Visual Basic .NET,</w:t>
      </w:r>
      <w:r>
        <w:rPr>
          <w:rFonts w:hint="eastAsia" w:ascii="华文中宋" w:hAnsi="华文中宋" w:eastAsia="华文中宋"/>
          <w:sz w:val="28"/>
          <w:szCs w:val="28"/>
        </w:rPr>
        <w:t xml:space="preserve"> </w:t>
      </w:r>
      <w:r>
        <w:rPr>
          <w:rFonts w:ascii="华文中宋" w:hAnsi="华文中宋" w:eastAsia="华文中宋"/>
          <w:sz w:val="28"/>
          <w:szCs w:val="28"/>
        </w:rPr>
        <w:t>PythonNet, and IronPython.</w:t>
      </w:r>
    </w:p>
    <w:p>
      <w:pPr>
        <w:rPr>
          <w:rFonts w:ascii="华文中宋" w:hAnsi="华文中宋" w:eastAsia="华文中宋"/>
          <w:sz w:val="28"/>
          <w:szCs w:val="28"/>
        </w:rPr>
      </w:pPr>
      <w:r>
        <w:rPr>
          <w:rFonts w:hint="eastAsia" w:ascii="华文中宋" w:hAnsi="华文中宋" w:eastAsia="华文中宋"/>
          <w:sz w:val="28"/>
          <w:szCs w:val="28"/>
        </w:rPr>
        <w:t>任何可以编译为.Net纯通用的中间语言（CIL，稍后会介绍这些语言）的语言都可以与mono平台集成；包含C#，甚至包含像F#，java，VB.Net,pythonNet 和 IronPython等语言；</w:t>
      </w:r>
    </w:p>
    <w:p>
      <w:pPr>
        <w:rPr>
          <w:rFonts w:ascii="华文中宋" w:hAnsi="华文中宋" w:eastAsia="华文中宋"/>
          <w:sz w:val="28"/>
          <w:szCs w:val="28"/>
        </w:rPr>
      </w:pPr>
      <w:r>
        <w:rPr>
          <w:rFonts w:ascii="华文中宋" w:hAnsi="华文中宋" w:eastAsia="华文中宋"/>
          <w:sz w:val="28"/>
          <w:szCs w:val="28"/>
        </w:rPr>
        <w:t xml:space="preserve">A common </w:t>
      </w:r>
      <w:commentRangeStart w:id="40"/>
      <w:r>
        <w:rPr>
          <w:rFonts w:ascii="华文中宋" w:hAnsi="华文中宋" w:eastAsia="华文中宋"/>
          <w:sz w:val="28"/>
          <w:szCs w:val="28"/>
        </w:rPr>
        <w:t xml:space="preserve">misconception </w:t>
      </w:r>
      <w:commentRangeEnd w:id="40"/>
      <w:r>
        <w:rPr>
          <w:rStyle w:val="9"/>
        </w:rPr>
        <w:commentReference w:id="40"/>
      </w:r>
      <w:r>
        <w:rPr>
          <w:rFonts w:ascii="华文中宋" w:hAnsi="华文中宋" w:eastAsia="华文中宋"/>
          <w:sz w:val="28"/>
          <w:szCs w:val="28"/>
        </w:rPr>
        <w:t>about the Unity Engine is that it is built on top of the Mono platform.</w:t>
      </w:r>
    </w:p>
    <w:p>
      <w:pPr>
        <w:rPr>
          <w:rFonts w:ascii="华文中宋" w:hAnsi="华文中宋" w:eastAsia="华文中宋"/>
          <w:sz w:val="28"/>
          <w:szCs w:val="28"/>
        </w:rPr>
      </w:pPr>
      <w:r>
        <w:rPr>
          <w:rFonts w:hint="eastAsia" w:ascii="华文中宋" w:hAnsi="华文中宋" w:eastAsia="华文中宋"/>
          <w:sz w:val="28"/>
          <w:szCs w:val="28"/>
        </w:rPr>
        <w:t>一个关于Unity引擎的常见误解是他建立在mono平台上；</w:t>
      </w:r>
    </w:p>
    <w:p>
      <w:pPr>
        <w:rPr>
          <w:rFonts w:ascii="华文中宋" w:hAnsi="华文中宋" w:eastAsia="华文中宋"/>
          <w:sz w:val="28"/>
          <w:szCs w:val="28"/>
        </w:rPr>
      </w:pPr>
      <w:r>
        <w:rPr>
          <w:rFonts w:ascii="华文中宋" w:hAnsi="华文中宋" w:eastAsia="华文中宋"/>
          <w:sz w:val="28"/>
          <w:szCs w:val="28"/>
        </w:rPr>
        <w:t xml:space="preserve">This is untrue, as the Mono </w:t>
      </w:r>
      <w:commentRangeStart w:id="41"/>
      <w:r>
        <w:rPr>
          <w:rFonts w:ascii="华文中宋" w:hAnsi="华文中宋" w:eastAsia="华文中宋"/>
          <w:sz w:val="28"/>
          <w:szCs w:val="28"/>
        </w:rPr>
        <w:t xml:space="preserve">side </w:t>
      </w:r>
      <w:commentRangeEnd w:id="41"/>
      <w:r>
        <w:rPr>
          <w:rStyle w:val="9"/>
        </w:rPr>
        <w:commentReference w:id="41"/>
      </w:r>
      <w:r>
        <w:rPr>
          <w:rFonts w:ascii="华文中宋" w:hAnsi="华文中宋" w:eastAsia="华文中宋"/>
          <w:sz w:val="28"/>
          <w:szCs w:val="28"/>
        </w:rPr>
        <w:t>does not handle many important game tasks such as audio,</w:t>
      </w:r>
      <w:r>
        <w:rPr>
          <w:rFonts w:hint="eastAsia" w:ascii="华文中宋" w:hAnsi="华文中宋" w:eastAsia="华文中宋"/>
          <w:sz w:val="28"/>
          <w:szCs w:val="28"/>
        </w:rPr>
        <w:t xml:space="preserve"> </w:t>
      </w:r>
      <w:r>
        <w:rPr>
          <w:rFonts w:ascii="华文中宋" w:hAnsi="华文中宋" w:eastAsia="华文中宋"/>
          <w:sz w:val="28"/>
          <w:szCs w:val="28"/>
        </w:rPr>
        <w:t>rendering,</w:t>
      </w:r>
      <w:r>
        <w:rPr>
          <w:rFonts w:hint="eastAsia" w:ascii="华文中宋" w:hAnsi="华文中宋" w:eastAsia="华文中宋"/>
          <w:sz w:val="28"/>
          <w:szCs w:val="28"/>
        </w:rPr>
        <w:t xml:space="preserve"> </w:t>
      </w:r>
      <w:r>
        <w:rPr>
          <w:rFonts w:ascii="华文中宋" w:hAnsi="华文中宋" w:eastAsia="华文中宋"/>
          <w:sz w:val="28"/>
          <w:szCs w:val="28"/>
        </w:rPr>
        <w:t>physic</w:t>
      </w:r>
      <w:r>
        <w:rPr>
          <w:rFonts w:hint="eastAsia" w:ascii="华文中宋" w:hAnsi="华文中宋" w:eastAsia="华文中宋"/>
          <w:sz w:val="28"/>
          <w:szCs w:val="28"/>
        </w:rPr>
        <w:t>s</w:t>
      </w:r>
      <w:r>
        <w:rPr>
          <w:rFonts w:ascii="华文中宋" w:hAnsi="华文中宋" w:eastAsia="华文中宋"/>
          <w:sz w:val="28"/>
          <w:szCs w:val="28"/>
        </w:rPr>
        <w:t xml:space="preserve">, </w:t>
      </w:r>
      <w:commentRangeStart w:id="42"/>
      <w:r>
        <w:rPr>
          <w:rFonts w:ascii="华文中宋" w:hAnsi="华文中宋" w:eastAsia="华文中宋"/>
          <w:sz w:val="28"/>
          <w:szCs w:val="28"/>
        </w:rPr>
        <w:t>and so on.</w:t>
      </w:r>
      <w:commentRangeEnd w:id="42"/>
      <w:r>
        <w:rPr>
          <w:rStyle w:val="9"/>
        </w:rPr>
        <w:commentReference w:id="42"/>
      </w:r>
    </w:p>
    <w:p>
      <w:pPr>
        <w:rPr>
          <w:rFonts w:ascii="华文中宋" w:hAnsi="华文中宋" w:eastAsia="华文中宋"/>
          <w:sz w:val="28"/>
          <w:szCs w:val="28"/>
        </w:rPr>
      </w:pPr>
      <w:r>
        <w:rPr>
          <w:rFonts w:hint="eastAsia" w:ascii="华文中宋" w:hAnsi="华文中宋" w:eastAsia="华文中宋"/>
          <w:sz w:val="28"/>
          <w:szCs w:val="28"/>
        </w:rPr>
        <w:t>这是不对的,因为mono不能处理许多重要的游戏任务，想声音，渲染，物理等等；</w:t>
      </w:r>
    </w:p>
    <w:p>
      <w:pPr>
        <w:rPr>
          <w:rFonts w:ascii="华文中宋" w:hAnsi="华文中宋" w:eastAsia="华文中宋"/>
          <w:sz w:val="28"/>
          <w:szCs w:val="28"/>
        </w:rPr>
      </w:pPr>
      <w:r>
        <w:rPr>
          <w:rFonts w:ascii="华文中宋" w:hAnsi="华文中宋" w:eastAsia="华文中宋"/>
          <w:sz w:val="28"/>
          <w:szCs w:val="28"/>
        </w:rPr>
        <w:t xml:space="preserve">Unity Technologies built a native C++ </w:t>
      </w:r>
      <w:commentRangeStart w:id="43"/>
      <w:r>
        <w:rPr>
          <w:rFonts w:ascii="华文中宋" w:hAnsi="华文中宋" w:eastAsia="华文中宋"/>
          <w:sz w:val="28"/>
          <w:szCs w:val="28"/>
        </w:rPr>
        <w:t xml:space="preserve">backend </w:t>
      </w:r>
      <w:commentRangeEnd w:id="43"/>
      <w:r>
        <w:rPr>
          <w:rStyle w:val="9"/>
        </w:rPr>
        <w:commentReference w:id="43"/>
      </w:r>
      <w:commentRangeStart w:id="44"/>
      <w:r>
        <w:rPr>
          <w:rFonts w:ascii="华文中宋" w:hAnsi="华文中宋" w:eastAsia="华文中宋"/>
          <w:sz w:val="28"/>
          <w:szCs w:val="28"/>
        </w:rPr>
        <w:t xml:space="preserve">for the sake of </w:t>
      </w:r>
      <w:commentRangeEnd w:id="44"/>
      <w:r>
        <w:rPr>
          <w:rStyle w:val="9"/>
        </w:rPr>
        <w:commentReference w:id="44"/>
      </w:r>
      <w:r>
        <w:rPr>
          <w:rFonts w:ascii="华文中宋" w:hAnsi="华文中宋" w:eastAsia="华文中宋"/>
          <w:sz w:val="28"/>
          <w:szCs w:val="28"/>
        </w:rPr>
        <w:t xml:space="preserve">speed, and allows its users control of engine through Mono as a scripting interface. </w:t>
      </w:r>
    </w:p>
    <w:p>
      <w:pPr>
        <w:rPr>
          <w:rFonts w:ascii="华文中宋" w:hAnsi="华文中宋" w:eastAsia="华文中宋"/>
          <w:sz w:val="28"/>
          <w:szCs w:val="28"/>
        </w:rPr>
      </w:pPr>
      <w:r>
        <w:rPr>
          <w:rFonts w:hint="eastAsia" w:ascii="华文中宋" w:hAnsi="华文中宋" w:eastAsia="华文中宋"/>
          <w:sz w:val="28"/>
          <w:szCs w:val="28"/>
        </w:rPr>
        <w:t>为了提高速度，Unity技术构建了一个本地的c++后端，并允许用户通过mono作为脚本接口来控制引擎；</w:t>
      </w:r>
    </w:p>
    <w:p>
      <w:pPr>
        <w:rPr>
          <w:rFonts w:ascii="华文中宋" w:hAnsi="华文中宋" w:eastAsia="华文中宋"/>
          <w:sz w:val="28"/>
          <w:szCs w:val="28"/>
        </w:rPr>
      </w:pPr>
      <w:r>
        <w:rPr>
          <w:rFonts w:hint="eastAsia" w:ascii="华文中宋" w:hAnsi="华文中宋" w:eastAsia="华文中宋"/>
          <w:sz w:val="28"/>
          <w:szCs w:val="28"/>
        </w:rPr>
        <w:t xml:space="preserve">As such,Mono is </w:t>
      </w:r>
      <w:commentRangeStart w:id="45"/>
      <w:r>
        <w:rPr>
          <w:rFonts w:hint="eastAsia" w:ascii="华文中宋" w:hAnsi="华文中宋" w:eastAsia="华文中宋"/>
          <w:sz w:val="28"/>
          <w:szCs w:val="28"/>
        </w:rPr>
        <w:t xml:space="preserve">merely </w:t>
      </w:r>
      <w:commentRangeEnd w:id="45"/>
      <w:r>
        <w:rPr>
          <w:rStyle w:val="9"/>
        </w:rPr>
        <w:commentReference w:id="45"/>
      </w:r>
      <w:r>
        <w:rPr>
          <w:rFonts w:hint="eastAsia" w:ascii="华文中宋" w:hAnsi="华文中宋" w:eastAsia="华文中宋"/>
          <w:sz w:val="28"/>
          <w:szCs w:val="28"/>
        </w:rPr>
        <w:t>a component of the underlying Unity Engine。</w:t>
      </w:r>
    </w:p>
    <w:p>
      <w:pPr>
        <w:rPr>
          <w:rFonts w:ascii="华文中宋" w:hAnsi="华文中宋" w:eastAsia="华文中宋"/>
          <w:sz w:val="28"/>
          <w:szCs w:val="28"/>
        </w:rPr>
      </w:pPr>
      <w:r>
        <w:rPr>
          <w:rFonts w:hint="eastAsia" w:ascii="华文中宋" w:hAnsi="华文中宋" w:eastAsia="华文中宋"/>
          <w:sz w:val="28"/>
          <w:szCs w:val="28"/>
        </w:rPr>
        <w:t>这样的话，mono仅仅是unity引擎的底层的一个组件；</w:t>
      </w:r>
    </w:p>
    <w:p>
      <w:pPr>
        <w:rPr>
          <w:rFonts w:ascii="华文中宋" w:hAnsi="华文中宋" w:eastAsia="华文中宋"/>
          <w:sz w:val="28"/>
          <w:szCs w:val="28"/>
        </w:rPr>
      </w:pPr>
      <w:r>
        <w:rPr>
          <w:rFonts w:ascii="华文中宋" w:hAnsi="华文中宋" w:eastAsia="华文中宋"/>
          <w:sz w:val="28"/>
          <w:szCs w:val="28"/>
        </w:rPr>
        <w:t xml:space="preserve">This is </w:t>
      </w:r>
      <w:commentRangeStart w:id="46"/>
      <w:r>
        <w:rPr>
          <w:rFonts w:ascii="华文中宋" w:hAnsi="华文中宋" w:eastAsia="华文中宋"/>
          <w:sz w:val="28"/>
          <w:szCs w:val="28"/>
        </w:rPr>
        <w:t xml:space="preserve">equivalent </w:t>
      </w:r>
      <w:commentRangeEnd w:id="46"/>
      <w:r>
        <w:rPr>
          <w:rStyle w:val="9"/>
        </w:rPr>
        <w:commentReference w:id="46"/>
      </w:r>
      <w:r>
        <w:rPr>
          <w:rFonts w:ascii="华文中宋" w:hAnsi="华文中宋" w:eastAsia="华文中宋"/>
          <w:sz w:val="28"/>
          <w:szCs w:val="28"/>
        </w:rPr>
        <w:t xml:space="preserve">to many other game engines, which run C++ </w:t>
      </w:r>
      <w:commentRangeStart w:id="47"/>
      <w:r>
        <w:rPr>
          <w:rFonts w:ascii="华文中宋" w:hAnsi="华文中宋" w:eastAsia="华文中宋"/>
          <w:sz w:val="28"/>
          <w:szCs w:val="28"/>
        </w:rPr>
        <w:t>under the hood</w:t>
      </w:r>
      <w:commentRangeEnd w:id="47"/>
      <w:r>
        <w:rPr>
          <w:rStyle w:val="9"/>
        </w:rPr>
        <w:commentReference w:id="47"/>
      </w:r>
      <w:r>
        <w:rPr>
          <w:rFonts w:ascii="华文中宋" w:hAnsi="华文中宋" w:eastAsia="华文中宋"/>
          <w:sz w:val="28"/>
          <w:szCs w:val="28"/>
        </w:rPr>
        <w:t xml:space="preserve">, </w:t>
      </w:r>
      <w:commentRangeStart w:id="48"/>
      <w:r>
        <w:rPr>
          <w:rFonts w:ascii="华文中宋" w:hAnsi="华文中宋" w:eastAsia="华文中宋"/>
          <w:sz w:val="28"/>
          <w:szCs w:val="28"/>
        </w:rPr>
        <w:t xml:space="preserve">handling </w:t>
      </w:r>
      <w:commentRangeEnd w:id="48"/>
      <w:r>
        <w:rPr>
          <w:rStyle w:val="9"/>
        </w:rPr>
        <w:commentReference w:id="48"/>
      </w:r>
      <w:r>
        <w:rPr>
          <w:rFonts w:ascii="华文中宋" w:hAnsi="华文中宋" w:eastAsia="华文中宋"/>
          <w:sz w:val="28"/>
          <w:szCs w:val="28"/>
        </w:rPr>
        <w:t>important tasks such as rendering, animation,</w:t>
      </w:r>
      <w:r>
        <w:rPr>
          <w:rFonts w:hint="eastAsia" w:ascii="华文中宋" w:hAnsi="华文中宋" w:eastAsia="华文中宋"/>
          <w:sz w:val="28"/>
          <w:szCs w:val="28"/>
        </w:rPr>
        <w:t xml:space="preserve"> </w:t>
      </w:r>
      <w:r>
        <w:rPr>
          <w:rFonts w:ascii="华文中宋" w:hAnsi="华文中宋" w:eastAsia="华文中宋"/>
          <w:sz w:val="28"/>
          <w:szCs w:val="28"/>
        </w:rPr>
        <w:t>resource management,</w:t>
      </w:r>
      <w:r>
        <w:rPr>
          <w:rFonts w:hint="eastAsia" w:ascii="华文中宋" w:hAnsi="华文中宋" w:eastAsia="华文中宋"/>
          <w:sz w:val="28"/>
          <w:szCs w:val="28"/>
        </w:rPr>
        <w:t xml:space="preserve"> </w:t>
      </w:r>
      <w:r>
        <w:rPr>
          <w:rFonts w:ascii="华文中宋" w:hAnsi="华文中宋" w:eastAsia="华文中宋"/>
          <w:sz w:val="28"/>
          <w:szCs w:val="28"/>
        </w:rPr>
        <w:t xml:space="preserve">and so on, while </w:t>
      </w:r>
      <w:commentRangeStart w:id="49"/>
      <w:r>
        <w:rPr>
          <w:rFonts w:ascii="华文中宋" w:hAnsi="华文中宋" w:eastAsia="华文中宋"/>
          <w:sz w:val="28"/>
          <w:szCs w:val="28"/>
        </w:rPr>
        <w:t xml:space="preserve">simultaneously </w:t>
      </w:r>
      <w:commentRangeEnd w:id="49"/>
      <w:r>
        <w:rPr>
          <w:rStyle w:val="9"/>
        </w:rPr>
        <w:commentReference w:id="49"/>
      </w:r>
      <w:r>
        <w:rPr>
          <w:rFonts w:ascii="华文中宋" w:hAnsi="华文中宋" w:eastAsia="华文中宋"/>
          <w:sz w:val="28"/>
          <w:szCs w:val="28"/>
        </w:rPr>
        <w:t xml:space="preserve">providing a scripting language for gameplay </w:t>
      </w:r>
      <w:commentRangeStart w:id="50"/>
      <w:r>
        <w:rPr>
          <w:rFonts w:ascii="华文中宋" w:hAnsi="华文中宋" w:eastAsia="华文中宋"/>
          <w:sz w:val="28"/>
          <w:szCs w:val="28"/>
        </w:rPr>
        <w:t xml:space="preserve">logic </w:t>
      </w:r>
      <w:commentRangeEnd w:id="50"/>
      <w:r>
        <w:rPr>
          <w:rStyle w:val="9"/>
        </w:rPr>
        <w:commentReference w:id="50"/>
      </w:r>
      <w:r>
        <w:rPr>
          <w:rFonts w:ascii="华文中宋" w:hAnsi="华文中宋" w:eastAsia="华文中宋"/>
          <w:sz w:val="28"/>
          <w:szCs w:val="28"/>
        </w:rPr>
        <w:t xml:space="preserve">to be </w:t>
      </w:r>
      <w:commentRangeStart w:id="51"/>
      <w:r>
        <w:rPr>
          <w:rFonts w:ascii="华文中宋" w:hAnsi="华文中宋" w:eastAsia="华文中宋"/>
          <w:sz w:val="28"/>
          <w:szCs w:val="28"/>
        </w:rPr>
        <w:t>implemented</w:t>
      </w:r>
      <w:commentRangeEnd w:id="51"/>
      <w:r>
        <w:rPr>
          <w:rStyle w:val="9"/>
        </w:rPr>
        <w:commentReference w:id="51"/>
      </w:r>
      <w:r>
        <w:rPr>
          <w:rFonts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这相当于许多其他游戏引擎，它们在底层运行c++，处理重要任务象渲染，动画，资源管理等等；同时为游戏逻辑提供脚本语言的实现。</w:t>
      </w:r>
    </w:p>
    <w:p>
      <w:pPr>
        <w:rPr>
          <w:rFonts w:ascii="华文中宋" w:hAnsi="华文中宋" w:eastAsia="华文中宋"/>
          <w:sz w:val="28"/>
          <w:szCs w:val="28"/>
        </w:rPr>
      </w:pPr>
      <w:r>
        <w:rPr>
          <w:rFonts w:ascii="华文中宋" w:hAnsi="华文中宋" w:eastAsia="华文中宋"/>
          <w:sz w:val="28"/>
          <w:szCs w:val="28"/>
        </w:rPr>
        <w:t xml:space="preserve">The Mono platform was </w:t>
      </w:r>
      <w:commentRangeStart w:id="52"/>
      <w:r>
        <w:rPr>
          <w:rFonts w:ascii="华文中宋" w:hAnsi="华文中宋" w:eastAsia="华文中宋"/>
          <w:sz w:val="28"/>
          <w:szCs w:val="28"/>
        </w:rPr>
        <w:t xml:space="preserve">chosen </w:t>
      </w:r>
      <w:commentRangeEnd w:id="52"/>
      <w:r>
        <w:rPr>
          <w:rStyle w:val="9"/>
        </w:rPr>
        <w:commentReference w:id="52"/>
      </w:r>
      <w:r>
        <w:rPr>
          <w:rFonts w:ascii="华文中宋" w:hAnsi="华文中宋" w:eastAsia="华文中宋"/>
          <w:sz w:val="28"/>
          <w:szCs w:val="28"/>
        </w:rPr>
        <w:t>by Unity Technologies for this task.</w:t>
      </w:r>
    </w:p>
    <w:p>
      <w:pPr>
        <w:rPr>
          <w:rFonts w:ascii="华文中宋" w:hAnsi="华文中宋" w:eastAsia="华文中宋"/>
          <w:sz w:val="28"/>
          <w:szCs w:val="28"/>
        </w:rPr>
      </w:pPr>
      <w:r>
        <w:rPr>
          <w:rFonts w:hint="eastAsia" w:ascii="华文中宋" w:hAnsi="华文中宋" w:eastAsia="华文中宋"/>
          <w:sz w:val="28"/>
          <w:szCs w:val="28"/>
        </w:rPr>
        <w:t>Unity 技术选择Mono平台完成此任务。</w:t>
      </w:r>
    </w:p>
    <w:p>
      <w:pPr>
        <w:rPr>
          <w:rFonts w:ascii="华文中宋" w:hAnsi="华文中宋" w:eastAsia="华文中宋"/>
          <w:sz w:val="28"/>
          <w:szCs w:val="28"/>
        </w:rPr>
      </w:pPr>
    </w:p>
    <w:p>
      <w:pPr>
        <w:rPr>
          <w:rFonts w:ascii="华文中宋" w:hAnsi="华文中宋" w:eastAsia="华文中宋"/>
          <w:sz w:val="28"/>
          <w:szCs w:val="28"/>
        </w:rPr>
      </w:pPr>
      <w:r>
        <w:rPr>
          <w:rFonts w:ascii="华文中宋" w:hAnsi="华文中宋" w:eastAsia="华文中宋"/>
          <w:sz w:val="28"/>
          <w:szCs w:val="28"/>
        </w:rPr>
        <w:t>Tip</w:t>
      </w:r>
    </w:p>
    <w:p>
      <w:pPr>
        <w:rPr>
          <w:rFonts w:ascii="华文中宋" w:hAnsi="华文中宋" w:eastAsia="华文中宋"/>
          <w:sz w:val="28"/>
          <w:szCs w:val="28"/>
        </w:rPr>
      </w:pPr>
      <w:r>
        <w:rPr>
          <w:rFonts w:hint="eastAsia" w:ascii="华文中宋" w:hAnsi="华文中宋" w:eastAsia="华文中宋"/>
          <w:sz w:val="28"/>
          <w:szCs w:val="28"/>
        </w:rPr>
        <w:t>提示</w:t>
      </w:r>
    </w:p>
    <w:p>
      <w:pPr>
        <w:rPr>
          <w:rFonts w:ascii="华文中宋" w:hAnsi="华文中宋" w:eastAsia="华文中宋"/>
          <w:sz w:val="28"/>
          <w:szCs w:val="28"/>
        </w:rPr>
      </w:pPr>
      <w:r>
        <w:rPr>
          <w:rFonts w:ascii="华文中宋" w:hAnsi="华文中宋" w:eastAsia="华文中宋"/>
          <w:sz w:val="28"/>
          <w:szCs w:val="28"/>
        </w:rPr>
        <w:t xml:space="preserve">Native code simply means code that is compiled directly to the target OS, and executes without </w:t>
      </w:r>
      <w:commentRangeStart w:id="53"/>
      <w:r>
        <w:rPr>
          <w:rFonts w:ascii="华文中宋" w:hAnsi="华文中宋" w:eastAsia="华文中宋"/>
          <w:sz w:val="28"/>
          <w:szCs w:val="28"/>
        </w:rPr>
        <w:t xml:space="preserve">additional </w:t>
      </w:r>
      <w:commentRangeEnd w:id="53"/>
      <w:r>
        <w:rPr>
          <w:rStyle w:val="9"/>
        </w:rPr>
        <w:commentReference w:id="53"/>
      </w:r>
      <w:r>
        <w:rPr>
          <w:rFonts w:ascii="华文中宋" w:hAnsi="华文中宋" w:eastAsia="华文中宋"/>
          <w:sz w:val="28"/>
          <w:szCs w:val="28"/>
        </w:rPr>
        <w:t xml:space="preserve">layers of </w:t>
      </w:r>
      <w:commentRangeStart w:id="54"/>
      <w:r>
        <w:rPr>
          <w:rFonts w:ascii="华文中宋" w:hAnsi="华文中宋" w:eastAsia="华文中宋"/>
          <w:sz w:val="28"/>
          <w:szCs w:val="28"/>
        </w:rPr>
        <w:t xml:space="preserve">complexity </w:t>
      </w:r>
      <w:commentRangeEnd w:id="54"/>
      <w:r>
        <w:rPr>
          <w:rStyle w:val="9"/>
        </w:rPr>
        <w:commentReference w:id="54"/>
      </w:r>
      <w:r>
        <w:rPr>
          <w:rFonts w:ascii="华文中宋" w:hAnsi="华文中宋" w:eastAsia="华文中宋"/>
          <w:sz w:val="28"/>
          <w:szCs w:val="28"/>
        </w:rPr>
        <w:t xml:space="preserve">in the runtime environment. </w:t>
      </w:r>
    </w:p>
    <w:p>
      <w:pPr>
        <w:rPr>
          <w:rFonts w:ascii="华文中宋" w:hAnsi="华文中宋" w:eastAsia="华文中宋"/>
          <w:sz w:val="28"/>
          <w:szCs w:val="28"/>
        </w:rPr>
      </w:pPr>
      <w:r>
        <w:rPr>
          <w:rFonts w:hint="eastAsia" w:ascii="华文中宋" w:hAnsi="华文中宋" w:eastAsia="华文中宋"/>
          <w:sz w:val="28"/>
          <w:szCs w:val="28"/>
        </w:rPr>
        <w:t>源生代码只是指直接编译到目标OS的代码，并且在运行时环境中执行时</w:t>
      </w:r>
      <w:r>
        <w:rPr>
          <w:rFonts w:hint="eastAsia" w:ascii="华文中宋" w:hAnsi="华文中宋" w:eastAsia="华文中宋"/>
          <w:sz w:val="28"/>
          <w:szCs w:val="28"/>
          <w:lang w:eastAsia="zh-CN"/>
        </w:rPr>
        <w:t>并</w:t>
      </w:r>
      <w:r>
        <w:rPr>
          <w:rFonts w:hint="eastAsia" w:ascii="华文中宋" w:hAnsi="华文中宋" w:eastAsia="华文中宋"/>
          <w:sz w:val="28"/>
          <w:szCs w:val="28"/>
        </w:rPr>
        <w:t>没有额外的复杂层次；</w:t>
      </w:r>
    </w:p>
    <w:p>
      <w:pPr>
        <w:rPr>
          <w:rFonts w:ascii="华文中宋" w:hAnsi="华文中宋" w:eastAsia="华文中宋"/>
          <w:sz w:val="28"/>
          <w:szCs w:val="28"/>
        </w:rPr>
      </w:pPr>
      <w:r>
        <w:rPr>
          <w:rFonts w:ascii="华文中宋" w:hAnsi="华文中宋" w:eastAsia="华文中宋"/>
          <w:sz w:val="28"/>
          <w:szCs w:val="28"/>
        </w:rPr>
        <w:t xml:space="preserve">This keeps </w:t>
      </w:r>
      <w:commentRangeStart w:id="55"/>
      <w:r>
        <w:rPr>
          <w:rFonts w:ascii="华文中宋" w:hAnsi="华文中宋" w:eastAsia="华文中宋"/>
          <w:sz w:val="28"/>
          <w:szCs w:val="28"/>
        </w:rPr>
        <w:t xml:space="preserve">overhead </w:t>
      </w:r>
      <w:commentRangeEnd w:id="55"/>
      <w:r>
        <w:rPr>
          <w:rStyle w:val="9"/>
        </w:rPr>
        <w:commentReference w:id="55"/>
      </w:r>
      <w:r>
        <w:rPr>
          <w:rFonts w:ascii="华文中宋" w:hAnsi="华文中宋" w:eastAsia="华文中宋"/>
          <w:sz w:val="28"/>
          <w:szCs w:val="28"/>
        </w:rPr>
        <w:t>costs low,</w:t>
      </w:r>
      <w:r>
        <w:rPr>
          <w:rFonts w:hint="eastAsia" w:ascii="华文中宋" w:hAnsi="华文中宋" w:eastAsia="华文中宋"/>
          <w:sz w:val="28"/>
          <w:szCs w:val="28"/>
        </w:rPr>
        <w:t xml:space="preserve"> </w:t>
      </w:r>
      <w:r>
        <w:rPr>
          <w:rFonts w:ascii="华文中宋" w:hAnsi="华文中宋" w:eastAsia="华文中宋"/>
          <w:sz w:val="28"/>
          <w:szCs w:val="28"/>
        </w:rPr>
        <w:t xml:space="preserve">but at the </w:t>
      </w:r>
      <w:commentRangeStart w:id="56"/>
      <w:r>
        <w:rPr>
          <w:rFonts w:ascii="华文中宋" w:hAnsi="华文中宋" w:eastAsia="华文中宋"/>
          <w:sz w:val="28"/>
          <w:szCs w:val="28"/>
        </w:rPr>
        <w:t xml:space="preserve">expense </w:t>
      </w:r>
      <w:commentRangeEnd w:id="56"/>
      <w:r>
        <w:rPr>
          <w:rStyle w:val="9"/>
        </w:rPr>
        <w:commentReference w:id="56"/>
      </w:r>
      <w:r>
        <w:rPr>
          <w:rFonts w:ascii="华文中宋" w:hAnsi="华文中宋" w:eastAsia="华文中宋"/>
          <w:sz w:val="28"/>
          <w:szCs w:val="28"/>
        </w:rPr>
        <w:t xml:space="preserve">of needing to manager memory and other tasks </w:t>
      </w:r>
      <w:commentRangeStart w:id="57"/>
      <w:r>
        <w:rPr>
          <w:rFonts w:ascii="华文中宋" w:hAnsi="华文中宋" w:eastAsia="华文中宋"/>
          <w:sz w:val="28"/>
          <w:szCs w:val="28"/>
        </w:rPr>
        <w:t xml:space="preserve">within </w:t>
      </w:r>
      <w:commentRangeEnd w:id="57"/>
      <w:r>
        <w:rPr>
          <w:rStyle w:val="9"/>
        </w:rPr>
        <w:commentReference w:id="57"/>
      </w:r>
      <w:r>
        <w:rPr>
          <w:rFonts w:ascii="华文中宋" w:hAnsi="华文中宋" w:eastAsia="华文中宋"/>
          <w:sz w:val="28"/>
          <w:szCs w:val="28"/>
        </w:rPr>
        <w:t xml:space="preserve">the code in a more direct </w:t>
      </w:r>
      <w:commentRangeStart w:id="58"/>
      <w:r>
        <w:rPr>
          <w:rFonts w:ascii="华文中宋" w:hAnsi="华文中宋" w:eastAsia="华文中宋"/>
          <w:sz w:val="28"/>
          <w:szCs w:val="28"/>
        </w:rPr>
        <w:t>fashion</w:t>
      </w:r>
      <w:commentRangeEnd w:id="58"/>
      <w:r>
        <w:rPr>
          <w:rStyle w:val="9"/>
        </w:rPr>
        <w:commentReference w:id="58"/>
      </w:r>
      <w:r>
        <w:rPr>
          <w:rFonts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这会降低开销成本；但是代价是需要以更直接的放置管理代码中的内存和其他任务。</w:t>
      </w:r>
    </w:p>
    <w:p>
      <w:pPr>
        <w:rPr>
          <w:rFonts w:ascii="华文中宋" w:hAnsi="华文中宋" w:eastAsia="华文中宋"/>
          <w:sz w:val="28"/>
          <w:szCs w:val="28"/>
        </w:rPr>
      </w:pPr>
      <w:r>
        <w:rPr>
          <w:rFonts w:ascii="华文中宋" w:hAnsi="华文中宋" w:eastAsia="华文中宋"/>
          <w:sz w:val="28"/>
          <w:szCs w:val="28"/>
        </w:rPr>
        <w:t xml:space="preserve">Scripting languages </w:t>
      </w:r>
      <w:commentRangeStart w:id="59"/>
      <w:r>
        <w:rPr>
          <w:rFonts w:ascii="华文中宋" w:hAnsi="华文中宋" w:eastAsia="华文中宋"/>
          <w:sz w:val="28"/>
          <w:szCs w:val="28"/>
        </w:rPr>
        <w:t xml:space="preserve">typically </w:t>
      </w:r>
      <w:commentRangeEnd w:id="59"/>
      <w:r>
        <w:rPr>
          <w:rStyle w:val="9"/>
        </w:rPr>
        <w:commentReference w:id="59"/>
      </w:r>
      <w:commentRangeStart w:id="60"/>
      <w:r>
        <w:rPr>
          <w:rFonts w:ascii="华文中宋" w:hAnsi="华文中宋" w:eastAsia="华文中宋"/>
          <w:sz w:val="28"/>
          <w:szCs w:val="28"/>
        </w:rPr>
        <w:t xml:space="preserve">abstract </w:t>
      </w:r>
      <w:commentRangeEnd w:id="60"/>
      <w:r>
        <w:rPr>
          <w:rStyle w:val="9"/>
        </w:rPr>
        <w:commentReference w:id="60"/>
      </w:r>
      <w:r>
        <w:rPr>
          <w:rFonts w:ascii="华文中宋" w:hAnsi="华文中宋" w:eastAsia="华文中宋"/>
          <w:sz w:val="28"/>
          <w:szCs w:val="28"/>
        </w:rPr>
        <w:t>away complex memory management through automatic garbage collection,</w:t>
      </w:r>
      <w:r>
        <w:rPr>
          <w:rFonts w:hint="eastAsia" w:ascii="华文中宋" w:hAnsi="华文中宋" w:eastAsia="华文中宋"/>
          <w:sz w:val="28"/>
          <w:szCs w:val="28"/>
        </w:rPr>
        <w:t xml:space="preserve"> </w:t>
      </w:r>
      <w:r>
        <w:rPr>
          <w:rFonts w:ascii="华文中宋" w:hAnsi="华文中宋" w:eastAsia="华文中宋"/>
          <w:sz w:val="28"/>
          <w:szCs w:val="28"/>
        </w:rPr>
        <w:t xml:space="preserve">and provide </w:t>
      </w:r>
      <w:commentRangeStart w:id="61"/>
      <w:r>
        <w:rPr>
          <w:rFonts w:ascii="华文中宋" w:hAnsi="华文中宋" w:eastAsia="华文中宋"/>
          <w:sz w:val="28"/>
          <w:szCs w:val="28"/>
        </w:rPr>
        <w:t xml:space="preserve">various </w:t>
      </w:r>
      <w:commentRangeEnd w:id="61"/>
      <w:r>
        <w:rPr>
          <w:rStyle w:val="9"/>
        </w:rPr>
        <w:commentReference w:id="61"/>
      </w:r>
      <w:r>
        <w:rPr>
          <w:rFonts w:ascii="华文中宋" w:hAnsi="华文中宋" w:eastAsia="华文中宋"/>
          <w:sz w:val="28"/>
          <w:szCs w:val="28"/>
        </w:rPr>
        <w:t>safety features,</w:t>
      </w:r>
      <w:r>
        <w:rPr>
          <w:rFonts w:hint="eastAsia" w:ascii="华文中宋" w:hAnsi="华文中宋" w:eastAsia="华文中宋"/>
          <w:sz w:val="28"/>
          <w:szCs w:val="28"/>
        </w:rPr>
        <w:t xml:space="preserve"> </w:t>
      </w:r>
      <w:r>
        <w:rPr>
          <w:rFonts w:ascii="华文中宋" w:hAnsi="华文中宋" w:eastAsia="华文中宋"/>
          <w:sz w:val="28"/>
          <w:szCs w:val="28"/>
        </w:rPr>
        <w:t>which simplify the act of programming at the expense of runtime overhead.</w:t>
      </w:r>
    </w:p>
    <w:p>
      <w:pPr>
        <w:rPr>
          <w:rFonts w:ascii="华文中宋" w:hAnsi="华文中宋" w:eastAsia="华文中宋"/>
          <w:sz w:val="28"/>
          <w:szCs w:val="28"/>
        </w:rPr>
      </w:pPr>
      <w:r>
        <w:rPr>
          <w:rFonts w:hint="eastAsia" w:ascii="华文中宋" w:hAnsi="华文中宋" w:eastAsia="华文中宋"/>
          <w:sz w:val="28"/>
          <w:szCs w:val="28"/>
        </w:rPr>
        <w:t>脚本语言一般通常通过垃圾自动回收来抽象复杂的内存管理；并提供各种安全的特性；以牺牲运行时间开销为代价简化编程行为；</w:t>
      </w:r>
    </w:p>
    <w:p>
      <w:pPr>
        <w:rPr>
          <w:rFonts w:ascii="华文中宋" w:hAnsi="华文中宋" w:eastAsia="华文中宋"/>
          <w:sz w:val="28"/>
          <w:szCs w:val="28"/>
        </w:rPr>
      </w:pPr>
      <w:r>
        <w:rPr>
          <w:rFonts w:ascii="华文中宋" w:hAnsi="华文中宋" w:eastAsia="华文中宋"/>
          <w:sz w:val="28"/>
          <w:szCs w:val="28"/>
        </w:rPr>
        <w:t xml:space="preserve">Some scripting languages can also be </w:t>
      </w:r>
      <w:commentRangeStart w:id="62"/>
      <w:r>
        <w:rPr>
          <w:rFonts w:ascii="华文中宋" w:hAnsi="华文中宋" w:eastAsia="华文中宋"/>
          <w:sz w:val="28"/>
          <w:szCs w:val="28"/>
        </w:rPr>
        <w:t xml:space="preserve">interpreted </w:t>
      </w:r>
      <w:commentRangeEnd w:id="62"/>
      <w:r>
        <w:rPr>
          <w:rStyle w:val="9"/>
        </w:rPr>
        <w:commentReference w:id="62"/>
      </w:r>
      <w:r>
        <w:rPr>
          <w:rFonts w:ascii="华文中宋" w:hAnsi="华文中宋" w:eastAsia="华文中宋"/>
          <w:sz w:val="28"/>
          <w:szCs w:val="28"/>
        </w:rPr>
        <w:t>at runtime, meaning that they don’t need to be compiled before execution.</w:t>
      </w:r>
    </w:p>
    <w:p>
      <w:pPr>
        <w:rPr>
          <w:rFonts w:ascii="华文中宋" w:hAnsi="华文中宋" w:eastAsia="华文中宋"/>
          <w:sz w:val="28"/>
          <w:szCs w:val="28"/>
        </w:rPr>
      </w:pPr>
      <w:r>
        <w:rPr>
          <w:rFonts w:hint="eastAsia" w:ascii="华文中宋" w:hAnsi="华文中宋" w:eastAsia="华文中宋"/>
          <w:sz w:val="28"/>
          <w:szCs w:val="28"/>
        </w:rPr>
        <w:t>一些脚本语言也可以在在运行时解释，这意味者它们不需要在执行前编译</w:t>
      </w:r>
    </w:p>
    <w:p>
      <w:pPr>
        <w:rPr>
          <w:rFonts w:ascii="华文中宋" w:hAnsi="华文中宋" w:eastAsia="华文中宋"/>
          <w:sz w:val="28"/>
          <w:szCs w:val="28"/>
        </w:rPr>
      </w:pPr>
      <w:r>
        <w:rPr>
          <w:rFonts w:ascii="华文中宋" w:hAnsi="华文中宋" w:eastAsia="华文中宋"/>
          <w:sz w:val="28"/>
          <w:szCs w:val="28"/>
        </w:rPr>
        <w:t xml:space="preserve">The </w:t>
      </w:r>
      <w:commentRangeStart w:id="63"/>
      <w:r>
        <w:rPr>
          <w:rFonts w:ascii="华文中宋" w:hAnsi="华文中宋" w:eastAsia="华文中宋"/>
          <w:sz w:val="28"/>
          <w:szCs w:val="28"/>
        </w:rPr>
        <w:t xml:space="preserve">raw </w:t>
      </w:r>
      <w:commentRangeEnd w:id="63"/>
      <w:r>
        <w:rPr>
          <w:rStyle w:val="9"/>
        </w:rPr>
        <w:commentReference w:id="63"/>
      </w:r>
      <w:commentRangeStart w:id="64"/>
      <w:r>
        <w:rPr>
          <w:rFonts w:ascii="华文中宋" w:hAnsi="华文中宋" w:eastAsia="华文中宋"/>
          <w:sz w:val="28"/>
          <w:szCs w:val="28"/>
        </w:rPr>
        <w:t xml:space="preserve">instructions </w:t>
      </w:r>
      <w:commentRangeEnd w:id="64"/>
      <w:r>
        <w:rPr>
          <w:rStyle w:val="9"/>
        </w:rPr>
        <w:commentReference w:id="64"/>
      </w:r>
      <w:r>
        <w:rPr>
          <w:rFonts w:ascii="华文中宋" w:hAnsi="华文中宋" w:eastAsia="华文中宋"/>
          <w:sz w:val="28"/>
          <w:szCs w:val="28"/>
        </w:rPr>
        <w:t>are converted dynamically into machine code and executed the moment they are read during runtime.</w:t>
      </w:r>
    </w:p>
    <w:p>
      <w:pPr>
        <w:rPr>
          <w:rFonts w:ascii="华文中宋" w:hAnsi="华文中宋" w:eastAsia="华文中宋"/>
          <w:sz w:val="28"/>
          <w:szCs w:val="28"/>
        </w:rPr>
      </w:pPr>
      <w:r>
        <w:rPr>
          <w:rFonts w:hint="eastAsia" w:ascii="华文中宋" w:hAnsi="华文中宋" w:eastAsia="华文中宋"/>
          <w:sz w:val="28"/>
          <w:szCs w:val="28"/>
        </w:rPr>
        <w:t>原始指令被动态转化为机器代码；并在运行时读取它们的那一刻执行；</w:t>
      </w:r>
    </w:p>
    <w:p>
      <w:pPr>
        <w:rPr>
          <w:rFonts w:ascii="华文中宋" w:hAnsi="华文中宋" w:eastAsia="华文中宋"/>
          <w:sz w:val="28"/>
          <w:szCs w:val="28"/>
        </w:rPr>
      </w:pPr>
      <w:r>
        <w:rPr>
          <w:rFonts w:ascii="华文中宋" w:hAnsi="华文中宋" w:eastAsia="华文中宋"/>
          <w:sz w:val="28"/>
          <w:szCs w:val="28"/>
        </w:rPr>
        <w:t>The last feature,</w:t>
      </w:r>
      <w:r>
        <w:rPr>
          <w:rFonts w:hint="eastAsia" w:ascii="华文中宋" w:hAnsi="华文中宋" w:eastAsia="华文中宋"/>
          <w:sz w:val="28"/>
          <w:szCs w:val="28"/>
        </w:rPr>
        <w:t xml:space="preserve"> </w:t>
      </w:r>
      <w:r>
        <w:rPr>
          <w:rFonts w:ascii="华文中宋" w:hAnsi="华文中宋" w:eastAsia="华文中宋"/>
          <w:sz w:val="28"/>
          <w:szCs w:val="28"/>
        </w:rPr>
        <w:t xml:space="preserve">and </w:t>
      </w:r>
      <w:commentRangeStart w:id="65"/>
      <w:r>
        <w:rPr>
          <w:rFonts w:ascii="华文中宋" w:hAnsi="华文中宋" w:eastAsia="华文中宋"/>
          <w:sz w:val="28"/>
          <w:szCs w:val="28"/>
        </w:rPr>
        <w:t xml:space="preserve">probably </w:t>
      </w:r>
      <w:commentRangeEnd w:id="65"/>
      <w:r>
        <w:rPr>
          <w:rStyle w:val="9"/>
        </w:rPr>
        <w:commentReference w:id="65"/>
      </w:r>
      <w:r>
        <w:rPr>
          <w:rFonts w:ascii="华文中宋" w:hAnsi="华文中宋" w:eastAsia="华文中宋"/>
          <w:sz w:val="28"/>
          <w:szCs w:val="28"/>
        </w:rPr>
        <w:t xml:space="preserve">the most important one, is that they allow </w:t>
      </w:r>
      <w:commentRangeStart w:id="66"/>
      <w:r>
        <w:rPr>
          <w:rFonts w:ascii="华文中宋" w:hAnsi="华文中宋" w:eastAsia="华文中宋"/>
          <w:sz w:val="28"/>
          <w:szCs w:val="28"/>
        </w:rPr>
        <w:t xml:space="preserve">simpler </w:t>
      </w:r>
      <w:commentRangeEnd w:id="66"/>
      <w:r>
        <w:rPr>
          <w:rStyle w:val="9"/>
        </w:rPr>
        <w:commentReference w:id="66"/>
      </w:r>
      <w:commentRangeStart w:id="67"/>
      <w:r>
        <w:rPr>
          <w:rFonts w:ascii="华文中宋" w:hAnsi="华文中宋" w:eastAsia="华文中宋"/>
          <w:sz w:val="28"/>
          <w:szCs w:val="28"/>
        </w:rPr>
        <w:t xml:space="preserve">syntax </w:t>
      </w:r>
      <w:commentRangeEnd w:id="67"/>
      <w:r>
        <w:rPr>
          <w:rStyle w:val="9"/>
        </w:rPr>
        <w:commentReference w:id="67"/>
      </w:r>
      <w:r>
        <w:rPr>
          <w:rFonts w:ascii="华文中宋" w:hAnsi="华文中宋" w:eastAsia="华文中宋"/>
          <w:sz w:val="28"/>
          <w:szCs w:val="28"/>
        </w:rPr>
        <w:t>of programming commands.</w:t>
      </w:r>
    </w:p>
    <w:p>
      <w:pPr>
        <w:rPr>
          <w:rFonts w:ascii="华文中宋" w:hAnsi="华文中宋" w:eastAsia="华文中宋"/>
          <w:sz w:val="28"/>
          <w:szCs w:val="28"/>
        </w:rPr>
      </w:pPr>
      <w:r>
        <w:rPr>
          <w:rFonts w:hint="eastAsia" w:ascii="华文中宋" w:hAnsi="华文中宋" w:eastAsia="华文中宋"/>
          <w:sz w:val="28"/>
          <w:szCs w:val="28"/>
        </w:rPr>
        <w:t>最后一个功能，也许这是最重要的一个，允许程序命令的语法更简单。</w:t>
      </w:r>
    </w:p>
    <w:p>
      <w:pPr>
        <w:rPr>
          <w:rFonts w:ascii="华文中宋" w:hAnsi="华文中宋" w:eastAsia="华文中宋"/>
          <w:sz w:val="28"/>
          <w:szCs w:val="28"/>
        </w:rPr>
      </w:pPr>
      <w:r>
        <w:rPr>
          <w:rFonts w:ascii="华文中宋" w:hAnsi="华文中宋" w:eastAsia="华文中宋"/>
          <w:sz w:val="28"/>
          <w:szCs w:val="28"/>
        </w:rPr>
        <w:t xml:space="preserve">This usually </w:t>
      </w:r>
      <w:commentRangeStart w:id="68"/>
      <w:r>
        <w:rPr>
          <w:rFonts w:ascii="华文中宋" w:hAnsi="华文中宋" w:eastAsia="华文中宋"/>
          <w:sz w:val="28"/>
          <w:szCs w:val="28"/>
        </w:rPr>
        <w:t xml:space="preserve">improves </w:t>
      </w:r>
      <w:commentRangeEnd w:id="68"/>
      <w:r>
        <w:rPr>
          <w:rStyle w:val="9"/>
        </w:rPr>
        <w:commentReference w:id="68"/>
      </w:r>
      <w:r>
        <w:rPr>
          <w:rFonts w:ascii="华文中宋" w:hAnsi="华文中宋" w:eastAsia="华文中宋"/>
          <w:sz w:val="28"/>
          <w:szCs w:val="28"/>
        </w:rPr>
        <w:t xml:space="preserve">the development workflow </w:t>
      </w:r>
      <w:commentRangeStart w:id="69"/>
      <w:r>
        <w:rPr>
          <w:rFonts w:ascii="华文中宋" w:hAnsi="华文中宋" w:eastAsia="华文中宋"/>
          <w:sz w:val="28"/>
          <w:szCs w:val="28"/>
        </w:rPr>
        <w:t>immensely</w:t>
      </w:r>
      <w:commentRangeEnd w:id="69"/>
      <w:r>
        <w:rPr>
          <w:rStyle w:val="9"/>
        </w:rPr>
        <w:commentReference w:id="69"/>
      </w:r>
      <w:r>
        <w:rPr>
          <w:rFonts w:ascii="华文中宋" w:hAnsi="华文中宋" w:eastAsia="华文中宋"/>
          <w:sz w:val="28"/>
          <w:szCs w:val="28"/>
        </w:rPr>
        <w:t>,</w:t>
      </w:r>
      <w:r>
        <w:rPr>
          <w:rFonts w:hint="eastAsia" w:ascii="华文中宋" w:hAnsi="华文中宋" w:eastAsia="华文中宋"/>
          <w:sz w:val="28"/>
          <w:szCs w:val="28"/>
        </w:rPr>
        <w:t xml:space="preserve"> </w:t>
      </w:r>
      <w:r>
        <w:rPr>
          <w:rFonts w:ascii="华文中宋" w:hAnsi="华文中宋" w:eastAsia="华文中宋"/>
          <w:sz w:val="28"/>
          <w:szCs w:val="28"/>
        </w:rPr>
        <w:t xml:space="preserve">as team members without much </w:t>
      </w:r>
      <w:commentRangeStart w:id="70"/>
      <w:r>
        <w:rPr>
          <w:rFonts w:ascii="华文中宋" w:hAnsi="华文中宋" w:eastAsia="华文中宋"/>
          <w:sz w:val="28"/>
          <w:szCs w:val="28"/>
        </w:rPr>
        <w:t xml:space="preserve">experience </w:t>
      </w:r>
      <w:commentRangeEnd w:id="70"/>
      <w:r>
        <w:rPr>
          <w:rStyle w:val="9"/>
        </w:rPr>
        <w:commentReference w:id="70"/>
      </w:r>
      <w:r>
        <w:rPr>
          <w:rFonts w:ascii="华文中宋" w:hAnsi="华文中宋" w:eastAsia="华文中宋"/>
          <w:sz w:val="28"/>
          <w:szCs w:val="28"/>
        </w:rPr>
        <w:t xml:space="preserve">using languages such as C++ can </w:t>
      </w:r>
      <w:commentRangeStart w:id="71"/>
      <w:r>
        <w:rPr>
          <w:rFonts w:ascii="华文中宋" w:hAnsi="华文中宋" w:eastAsia="华文中宋"/>
          <w:sz w:val="28"/>
          <w:szCs w:val="28"/>
        </w:rPr>
        <w:t xml:space="preserve">contribute </w:t>
      </w:r>
      <w:commentRangeEnd w:id="71"/>
      <w:r>
        <w:rPr>
          <w:rStyle w:val="9"/>
        </w:rPr>
        <w:commentReference w:id="71"/>
      </w:r>
      <w:r>
        <w:rPr>
          <w:rFonts w:hint="eastAsia" w:ascii="华文中宋" w:hAnsi="华文中宋" w:eastAsia="华文中宋"/>
          <w:sz w:val="28"/>
          <w:szCs w:val="28"/>
        </w:rPr>
        <w:t>to</w:t>
      </w:r>
      <w:r>
        <w:rPr>
          <w:rFonts w:ascii="华文中宋" w:hAnsi="华文中宋" w:eastAsia="华文中宋"/>
          <w:sz w:val="28"/>
          <w:szCs w:val="28"/>
        </w:rPr>
        <w:t xml:space="preserve"> the codebase.</w:t>
      </w:r>
    </w:p>
    <w:p>
      <w:pPr>
        <w:rPr>
          <w:rFonts w:ascii="华文中宋" w:hAnsi="华文中宋" w:eastAsia="华文中宋"/>
          <w:sz w:val="28"/>
          <w:szCs w:val="28"/>
        </w:rPr>
      </w:pPr>
      <w:r>
        <w:rPr>
          <w:rFonts w:hint="eastAsia" w:ascii="华文中宋" w:hAnsi="华文中宋" w:eastAsia="华文中宋"/>
          <w:sz w:val="28"/>
          <w:szCs w:val="28"/>
        </w:rPr>
        <w:t>这通常会极大地改善开发工作流程，因为没有使用C++等语言的经验丰富的团队成员有助于代码库。</w:t>
      </w:r>
    </w:p>
    <w:p>
      <w:pPr>
        <w:rPr>
          <w:rFonts w:ascii="华文中宋" w:hAnsi="华文中宋" w:eastAsia="华文中宋"/>
          <w:sz w:val="28"/>
          <w:szCs w:val="28"/>
        </w:rPr>
      </w:pPr>
      <w:r>
        <w:rPr>
          <w:rFonts w:ascii="华文中宋" w:hAnsi="华文中宋" w:eastAsia="华文中宋"/>
          <w:sz w:val="28"/>
          <w:szCs w:val="28"/>
        </w:rPr>
        <w:t xml:space="preserve">This enables them to </w:t>
      </w:r>
      <w:commentRangeStart w:id="72"/>
      <w:r>
        <w:rPr>
          <w:rFonts w:ascii="华文中宋" w:hAnsi="华文中宋" w:eastAsia="华文中宋"/>
          <w:sz w:val="28"/>
          <w:szCs w:val="28"/>
        </w:rPr>
        <w:t xml:space="preserve">implement </w:t>
      </w:r>
      <w:commentRangeEnd w:id="72"/>
      <w:r>
        <w:rPr>
          <w:rStyle w:val="9"/>
        </w:rPr>
        <w:commentReference w:id="72"/>
      </w:r>
      <w:r>
        <w:rPr>
          <w:rFonts w:ascii="华文中宋" w:hAnsi="华文中宋" w:eastAsia="华文中宋"/>
          <w:sz w:val="28"/>
          <w:szCs w:val="28"/>
        </w:rPr>
        <w:t xml:space="preserve">things such as gameplay logic in a simpler format, at the expense of a </w:t>
      </w:r>
      <w:commentRangeStart w:id="73"/>
      <w:r>
        <w:rPr>
          <w:rFonts w:ascii="华文中宋" w:hAnsi="华文中宋" w:eastAsia="华文中宋"/>
          <w:sz w:val="28"/>
          <w:szCs w:val="28"/>
        </w:rPr>
        <w:t xml:space="preserve">certain </w:t>
      </w:r>
      <w:commentRangeEnd w:id="73"/>
      <w:r>
        <w:rPr>
          <w:rStyle w:val="9"/>
        </w:rPr>
        <w:commentReference w:id="73"/>
      </w:r>
      <w:r>
        <w:rPr>
          <w:rFonts w:ascii="华文中宋" w:hAnsi="华文中宋" w:eastAsia="华文中宋"/>
          <w:sz w:val="28"/>
          <w:szCs w:val="28"/>
        </w:rPr>
        <w:t>amount of control and runtime execution speed.</w:t>
      </w:r>
    </w:p>
    <w:p>
      <w:pPr>
        <w:rPr>
          <w:rFonts w:ascii="华文中宋" w:hAnsi="华文中宋" w:eastAsia="华文中宋"/>
          <w:sz w:val="28"/>
          <w:szCs w:val="28"/>
        </w:rPr>
      </w:pPr>
      <w:r>
        <w:rPr>
          <w:rFonts w:hint="eastAsia" w:ascii="华文中宋" w:hAnsi="华文中宋" w:eastAsia="华文中宋"/>
          <w:sz w:val="28"/>
          <w:szCs w:val="28"/>
        </w:rPr>
        <w:t>这使得它们能够以较为简单的格式实现像游戏玩法逻辑之类的语言，代价是控制和运行时间和执行速度是一定的；</w:t>
      </w:r>
    </w:p>
    <w:p>
      <w:pPr>
        <w:rPr>
          <w:rFonts w:ascii="华文中宋" w:hAnsi="华文中宋" w:eastAsia="华文中宋"/>
          <w:sz w:val="28"/>
          <w:szCs w:val="28"/>
        </w:rPr>
      </w:pPr>
      <w:r>
        <w:rPr>
          <w:rFonts w:ascii="华文中宋" w:hAnsi="华文中宋" w:eastAsia="华文中宋"/>
          <w:sz w:val="28"/>
          <w:szCs w:val="28"/>
        </w:rPr>
        <w:t>Note that such language are often called “managed” languages,</w:t>
      </w:r>
      <w:r>
        <w:rPr>
          <w:rFonts w:hint="eastAsia" w:ascii="华文中宋" w:hAnsi="华文中宋" w:eastAsia="华文中宋"/>
          <w:sz w:val="28"/>
          <w:szCs w:val="28"/>
        </w:rPr>
        <w:t xml:space="preserve"> </w:t>
      </w:r>
      <w:r>
        <w:rPr>
          <w:rFonts w:ascii="华文中宋" w:hAnsi="华文中宋" w:eastAsia="华文中宋"/>
          <w:sz w:val="28"/>
          <w:szCs w:val="28"/>
        </w:rPr>
        <w:t xml:space="preserve">which feature managed code. </w:t>
      </w:r>
    </w:p>
    <w:p>
      <w:pPr>
        <w:rPr>
          <w:rFonts w:ascii="华文中宋" w:hAnsi="华文中宋" w:eastAsia="华文中宋"/>
          <w:sz w:val="28"/>
          <w:szCs w:val="28"/>
        </w:rPr>
      </w:pPr>
      <w:r>
        <w:rPr>
          <w:rFonts w:hint="eastAsia" w:ascii="华文中宋" w:hAnsi="华文中宋" w:eastAsia="华文中宋"/>
          <w:sz w:val="28"/>
          <w:szCs w:val="28"/>
        </w:rPr>
        <w:t>注意这样语言常常叫“托管”语言，其中包含托管代码。</w:t>
      </w:r>
    </w:p>
    <w:p>
      <w:pPr>
        <w:rPr>
          <w:rFonts w:ascii="华文中宋" w:hAnsi="华文中宋" w:eastAsia="华文中宋"/>
          <w:sz w:val="28"/>
          <w:szCs w:val="28"/>
        </w:rPr>
      </w:pPr>
      <w:r>
        <w:rPr>
          <w:rFonts w:hint="eastAsia" w:ascii="华文中宋" w:hAnsi="华文中宋" w:eastAsia="华文中宋"/>
          <w:sz w:val="28"/>
          <w:szCs w:val="28"/>
        </w:rPr>
        <w:t xml:space="preserve">Technically, this was a term </w:t>
      </w:r>
      <w:commentRangeStart w:id="74"/>
      <w:r>
        <w:rPr>
          <w:rFonts w:hint="eastAsia" w:ascii="华文中宋" w:hAnsi="华文中宋" w:eastAsia="华文中宋"/>
          <w:sz w:val="28"/>
          <w:szCs w:val="28"/>
        </w:rPr>
        <w:t xml:space="preserve">coined </w:t>
      </w:r>
      <w:commentRangeEnd w:id="74"/>
      <w:r>
        <w:rPr>
          <w:rStyle w:val="9"/>
        </w:rPr>
        <w:commentReference w:id="74"/>
      </w:r>
      <w:r>
        <w:rPr>
          <w:rFonts w:hint="eastAsia" w:ascii="华文中宋" w:hAnsi="华文中宋" w:eastAsia="华文中宋"/>
          <w:sz w:val="28"/>
          <w:szCs w:val="28"/>
        </w:rPr>
        <w:t xml:space="preserve">by Microsoft to </w:t>
      </w:r>
      <w:commentRangeStart w:id="75"/>
      <w:r>
        <w:rPr>
          <w:rFonts w:hint="eastAsia" w:ascii="华文中宋" w:hAnsi="华文中宋" w:eastAsia="华文中宋"/>
          <w:sz w:val="28"/>
          <w:szCs w:val="28"/>
        </w:rPr>
        <w:t xml:space="preserve">refer </w:t>
      </w:r>
      <w:commentRangeEnd w:id="75"/>
      <w:r>
        <w:rPr>
          <w:rStyle w:val="9"/>
        </w:rPr>
        <w:commentReference w:id="75"/>
      </w:r>
      <w:r>
        <w:rPr>
          <w:rFonts w:hint="eastAsia" w:ascii="华文中宋" w:hAnsi="华文中宋" w:eastAsia="华文中宋"/>
          <w:sz w:val="28"/>
          <w:szCs w:val="28"/>
        </w:rPr>
        <w:t xml:space="preserve">to any source code that must run </w:t>
      </w:r>
      <w:commentRangeStart w:id="76"/>
      <w:r>
        <w:rPr>
          <w:rFonts w:hint="eastAsia" w:ascii="华文中宋" w:hAnsi="华文中宋" w:eastAsia="华文中宋"/>
          <w:sz w:val="28"/>
          <w:szCs w:val="28"/>
        </w:rPr>
        <w:t>inside</w:t>
      </w:r>
      <w:commentRangeEnd w:id="76"/>
      <w:r>
        <w:rPr>
          <w:rStyle w:val="9"/>
        </w:rPr>
        <w:commentReference w:id="76"/>
      </w:r>
      <w:r>
        <w:rPr>
          <w:rFonts w:hint="eastAsia" w:ascii="华文中宋" w:hAnsi="华文中宋" w:eastAsia="华文中宋"/>
          <w:sz w:val="28"/>
          <w:szCs w:val="28"/>
        </w:rPr>
        <w:t xml:space="preserve"> their Common Language Runtime(CLR) environment(more later),as </w:t>
      </w:r>
      <w:commentRangeStart w:id="77"/>
      <w:r>
        <w:rPr>
          <w:rFonts w:hint="eastAsia" w:ascii="华文中宋" w:hAnsi="华文中宋" w:eastAsia="华文中宋"/>
          <w:sz w:val="28"/>
          <w:szCs w:val="28"/>
        </w:rPr>
        <w:t xml:space="preserve">opposed </w:t>
      </w:r>
      <w:commentRangeEnd w:id="77"/>
      <w:r>
        <w:rPr>
          <w:rStyle w:val="9"/>
        </w:rPr>
        <w:commentReference w:id="77"/>
      </w:r>
      <w:r>
        <w:rPr>
          <w:rFonts w:hint="eastAsia" w:ascii="华文中宋" w:hAnsi="华文中宋" w:eastAsia="华文中宋"/>
          <w:sz w:val="28"/>
          <w:szCs w:val="28"/>
        </w:rPr>
        <w:t xml:space="preserve">to code that is compiled and run natively through the target </w:t>
      </w:r>
      <w:commentRangeStart w:id="78"/>
      <w:r>
        <w:rPr>
          <w:rFonts w:hint="eastAsia" w:ascii="华文中宋" w:hAnsi="华文中宋" w:eastAsia="华文中宋"/>
          <w:sz w:val="28"/>
          <w:szCs w:val="28"/>
        </w:rPr>
        <w:t xml:space="preserve">Operating </w:t>
      </w:r>
      <w:commentRangeEnd w:id="78"/>
      <w:r>
        <w:rPr>
          <w:rStyle w:val="9"/>
        </w:rPr>
        <w:commentReference w:id="78"/>
      </w:r>
      <w:r>
        <w:rPr>
          <w:rFonts w:hint="eastAsia" w:ascii="华文中宋" w:hAnsi="华文中宋" w:eastAsia="华文中宋"/>
          <w:sz w:val="28"/>
          <w:szCs w:val="28"/>
        </w:rPr>
        <w:t xml:space="preserve">System（OS）. </w:t>
      </w:r>
    </w:p>
    <w:p>
      <w:pPr>
        <w:rPr>
          <w:rFonts w:hint="eastAsia" w:ascii="华文中宋" w:hAnsi="华文中宋" w:eastAsia="华文中宋"/>
          <w:sz w:val="28"/>
          <w:szCs w:val="28"/>
        </w:rPr>
      </w:pPr>
      <w:r>
        <w:rPr>
          <w:rFonts w:hint="eastAsia" w:ascii="华文中宋" w:hAnsi="华文中宋" w:eastAsia="华文中宋"/>
          <w:sz w:val="28"/>
          <w:szCs w:val="28"/>
        </w:rPr>
        <w:t>技术上说，这是微软提出的一个术语，指必须在其公共语言运行时（CLR）环境（稍后）中任何源代码；而不是编译并通过目标操作系统（OS）本地运行的代码。</w:t>
      </w:r>
    </w:p>
    <w:p>
      <w:pPr>
        <w:rPr>
          <w:rFonts w:ascii="华文中宋" w:hAnsi="华文中宋" w:eastAsia="华文中宋"/>
          <w:sz w:val="28"/>
          <w:szCs w:val="28"/>
        </w:rPr>
      </w:pPr>
      <w:r>
        <w:rPr>
          <w:rFonts w:hint="eastAsia" w:ascii="华文中宋" w:hAnsi="华文中宋" w:eastAsia="华文中宋"/>
          <w:sz w:val="28"/>
          <w:szCs w:val="28"/>
        </w:rPr>
        <w:t xml:space="preserve">But，because of the </w:t>
      </w:r>
      <w:commentRangeStart w:id="79"/>
      <w:r>
        <w:rPr>
          <w:rFonts w:hint="eastAsia" w:ascii="华文中宋" w:hAnsi="华文中宋" w:eastAsia="华文中宋"/>
          <w:sz w:val="28"/>
          <w:szCs w:val="28"/>
        </w:rPr>
        <w:t xml:space="preserve">prevalence </w:t>
      </w:r>
      <w:commentRangeEnd w:id="79"/>
      <w:r>
        <w:rPr>
          <w:rStyle w:val="9"/>
        </w:rPr>
        <w:commentReference w:id="79"/>
      </w:r>
      <w:r>
        <w:rPr>
          <w:rFonts w:hint="eastAsia" w:ascii="华文中宋" w:hAnsi="华文中宋" w:eastAsia="华文中宋"/>
          <w:sz w:val="28"/>
          <w:szCs w:val="28"/>
        </w:rPr>
        <w:t xml:space="preserve">and common features that </w:t>
      </w:r>
      <w:commentRangeStart w:id="80"/>
      <w:r>
        <w:rPr>
          <w:rFonts w:hint="eastAsia" w:ascii="华文中宋" w:hAnsi="华文中宋" w:eastAsia="华文中宋"/>
          <w:sz w:val="28"/>
          <w:szCs w:val="28"/>
        </w:rPr>
        <w:t xml:space="preserve">exist </w:t>
      </w:r>
      <w:commentRangeEnd w:id="80"/>
      <w:r>
        <w:rPr>
          <w:rStyle w:val="9"/>
        </w:rPr>
        <w:commentReference w:id="80"/>
      </w:r>
      <w:r>
        <w:rPr>
          <w:rFonts w:hint="eastAsia" w:ascii="华文中宋" w:hAnsi="华文中宋" w:eastAsia="华文中宋"/>
          <w:sz w:val="28"/>
          <w:szCs w:val="28"/>
        </w:rPr>
        <w:t xml:space="preserve">between the CLR and other languages that feature their own similarly designed runtime environments (such as java),the term “managed” has since become a little </w:t>
      </w:r>
      <w:commentRangeStart w:id="81"/>
      <w:r>
        <w:rPr>
          <w:rFonts w:hint="eastAsia" w:ascii="华文中宋" w:hAnsi="华文中宋" w:eastAsia="华文中宋"/>
          <w:sz w:val="28"/>
          <w:szCs w:val="28"/>
        </w:rPr>
        <w:t>vague</w:t>
      </w:r>
      <w:commentRangeEnd w:id="81"/>
      <w:r>
        <w:rPr>
          <w:rStyle w:val="9"/>
        </w:rPr>
        <w:commentReference w:id="81"/>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但是，由于CLR和其他语言特性之间存在普遍性和共同特点，因此它们具自己类似设计的运行时环境（如java），因此术语”托管”,从此变得有些模糊；</w:t>
      </w:r>
    </w:p>
    <w:p>
      <w:pPr>
        <w:rPr>
          <w:rFonts w:ascii="华文中宋" w:hAnsi="华文中宋" w:eastAsia="华文中宋"/>
          <w:sz w:val="28"/>
          <w:szCs w:val="28"/>
        </w:rPr>
      </w:pPr>
      <w:r>
        <w:rPr>
          <w:rFonts w:ascii="华文中宋" w:hAnsi="华文中宋" w:eastAsia="华文中宋"/>
          <w:sz w:val="28"/>
          <w:szCs w:val="28"/>
        </w:rPr>
        <w:t xml:space="preserve">It </w:t>
      </w:r>
      <w:commentRangeStart w:id="82"/>
      <w:r>
        <w:rPr>
          <w:rFonts w:ascii="华文中宋" w:hAnsi="华文中宋" w:eastAsia="华文中宋"/>
          <w:sz w:val="28"/>
          <w:szCs w:val="28"/>
        </w:rPr>
        <w:t xml:space="preserve">tends </w:t>
      </w:r>
      <w:commentRangeEnd w:id="82"/>
      <w:r>
        <w:rPr>
          <w:rStyle w:val="9"/>
        </w:rPr>
        <w:commentReference w:id="82"/>
      </w:r>
      <w:r>
        <w:rPr>
          <w:rFonts w:ascii="华文中宋" w:hAnsi="华文中宋" w:eastAsia="华文中宋"/>
          <w:sz w:val="28"/>
          <w:szCs w:val="28"/>
        </w:rPr>
        <w:t xml:space="preserve">to be used to </w:t>
      </w:r>
      <w:commentRangeStart w:id="83"/>
      <w:r>
        <w:rPr>
          <w:rFonts w:ascii="华文中宋" w:hAnsi="华文中宋" w:eastAsia="华文中宋"/>
          <w:sz w:val="28"/>
          <w:szCs w:val="28"/>
        </w:rPr>
        <w:t>refer to</w:t>
      </w:r>
      <w:commentRangeEnd w:id="83"/>
      <w:r>
        <w:rPr>
          <w:rStyle w:val="9"/>
        </w:rPr>
        <w:commentReference w:id="83"/>
      </w:r>
      <w:r>
        <w:rPr>
          <w:rFonts w:ascii="华文中宋" w:hAnsi="华文中宋" w:eastAsia="华文中宋"/>
          <w:sz w:val="28"/>
          <w:szCs w:val="28"/>
        </w:rPr>
        <w:t xml:space="preserve"> any language or code that depends on its own runtime environment and that may, or may not, include automatic garbage collection.</w:t>
      </w:r>
    </w:p>
    <w:p>
      <w:pPr>
        <w:rPr>
          <w:rFonts w:ascii="华文中宋" w:hAnsi="华文中宋" w:eastAsia="华文中宋"/>
          <w:sz w:val="28"/>
          <w:szCs w:val="28"/>
        </w:rPr>
      </w:pPr>
      <w:r>
        <w:rPr>
          <w:rFonts w:hint="eastAsia" w:ascii="华文中宋" w:hAnsi="华文中宋" w:eastAsia="华文中宋"/>
          <w:sz w:val="28"/>
          <w:szCs w:val="28"/>
        </w:rPr>
        <w:t>它倾向于用来指代依赖于自己的运行时环境的任何语言或代码，并且可能或者可能不包含自动的垃圾回收</w:t>
      </w:r>
    </w:p>
    <w:p>
      <w:pPr>
        <w:rPr>
          <w:rFonts w:ascii="华文中宋" w:hAnsi="华文中宋" w:eastAsia="华文中宋"/>
          <w:sz w:val="28"/>
          <w:szCs w:val="28"/>
        </w:rPr>
      </w:pPr>
      <w:r>
        <w:rPr>
          <w:rFonts w:ascii="华文中宋" w:hAnsi="华文中宋" w:eastAsia="华文中宋"/>
          <w:sz w:val="28"/>
          <w:szCs w:val="28"/>
        </w:rPr>
        <w:t xml:space="preserve">For the rest of this chapter, we will use the term “managed” to refer to code that both depends on a </w:t>
      </w:r>
      <w:commentRangeStart w:id="84"/>
      <w:r>
        <w:rPr>
          <w:rFonts w:ascii="华文中宋" w:hAnsi="华文中宋" w:eastAsia="华文中宋"/>
          <w:sz w:val="28"/>
          <w:szCs w:val="28"/>
        </w:rPr>
        <w:t xml:space="preserve">separate </w:t>
      </w:r>
      <w:commentRangeEnd w:id="84"/>
      <w:r>
        <w:rPr>
          <w:rStyle w:val="9"/>
        </w:rPr>
        <w:commentReference w:id="84"/>
      </w:r>
      <w:r>
        <w:rPr>
          <w:rFonts w:ascii="华文中宋" w:hAnsi="华文中宋" w:eastAsia="华文中宋"/>
          <w:sz w:val="28"/>
          <w:szCs w:val="28"/>
        </w:rPr>
        <w:t xml:space="preserve">runtime environment and has </w:t>
      </w:r>
      <w:commentRangeStart w:id="85"/>
      <w:r>
        <w:rPr>
          <w:rFonts w:ascii="华文中宋" w:hAnsi="华文中宋" w:eastAsia="华文中宋"/>
          <w:sz w:val="28"/>
          <w:szCs w:val="28"/>
        </w:rPr>
        <w:t xml:space="preserve">undergone </w:t>
      </w:r>
      <w:commentRangeEnd w:id="85"/>
      <w:r>
        <w:rPr>
          <w:rStyle w:val="9"/>
        </w:rPr>
        <w:commentReference w:id="85"/>
      </w:r>
      <w:r>
        <w:rPr>
          <w:rFonts w:ascii="华文中宋" w:hAnsi="华文中宋" w:eastAsia="华文中宋"/>
          <w:sz w:val="28"/>
          <w:szCs w:val="28"/>
        </w:rPr>
        <w:t>automatic garbage collection.</w:t>
      </w:r>
    </w:p>
    <w:p>
      <w:pPr>
        <w:rPr>
          <w:rFonts w:ascii="华文中宋" w:hAnsi="华文中宋" w:eastAsia="华文中宋"/>
          <w:sz w:val="28"/>
          <w:szCs w:val="28"/>
        </w:rPr>
      </w:pPr>
      <w:r>
        <w:rPr>
          <w:rFonts w:hint="eastAsia" w:ascii="华文中宋" w:hAnsi="华文中宋" w:eastAsia="华文中宋"/>
          <w:sz w:val="28"/>
          <w:szCs w:val="28"/>
        </w:rPr>
        <w:t>对于剩余的章节来说，我们将会使用术语“托管”</w:t>
      </w:r>
      <w:ins w:id="0" w:author="chenlin" w:date="2018-07-06T10:57:00Z">
        <w:r>
          <w:rPr>
            <w:rFonts w:hint="eastAsia" w:ascii="华文中宋" w:hAnsi="华文中宋" w:eastAsia="华文中宋"/>
            <w:sz w:val="28"/>
            <w:szCs w:val="28"/>
          </w:rPr>
          <w:t>一词</w:t>
        </w:r>
      </w:ins>
      <w:r>
        <w:rPr>
          <w:rFonts w:hint="eastAsia" w:ascii="华文中宋" w:hAnsi="华文中宋" w:eastAsia="华文中宋"/>
          <w:sz w:val="28"/>
          <w:szCs w:val="28"/>
        </w:rPr>
        <w:t>来引用</w:t>
      </w:r>
      <w:ins w:id="1" w:author="chenlin" w:date="2018-07-06T10:57:00Z">
        <w:r>
          <w:rPr>
            <w:rFonts w:hint="eastAsia" w:ascii="华文中宋" w:hAnsi="华文中宋" w:eastAsia="华文中宋"/>
            <w:sz w:val="28"/>
            <w:szCs w:val="28"/>
          </w:rPr>
          <w:t>代码，这些代码都</w:t>
        </w:r>
      </w:ins>
      <w:r>
        <w:rPr>
          <w:rFonts w:hint="eastAsia" w:ascii="华文中宋" w:hAnsi="华文中宋" w:eastAsia="华文中宋"/>
          <w:sz w:val="28"/>
          <w:szCs w:val="28"/>
        </w:rPr>
        <w:t>既依赖</w:t>
      </w:r>
      <w:r>
        <w:rPr>
          <w:rFonts w:hint="eastAsia" w:ascii="华文中宋" w:hAnsi="华文中宋" w:eastAsia="华文中宋"/>
          <w:sz w:val="28"/>
          <w:szCs w:val="28"/>
          <w:lang w:eastAsia="zh-CN"/>
        </w:rPr>
        <w:t>于</w:t>
      </w:r>
      <w:r>
        <w:rPr>
          <w:rFonts w:hint="eastAsia" w:ascii="华文中宋" w:hAnsi="华文中宋" w:eastAsia="华文中宋"/>
          <w:sz w:val="28"/>
          <w:szCs w:val="28"/>
        </w:rPr>
        <w:t>单独运行时环境并且经历自动垃圾收集的代码。</w:t>
      </w:r>
    </w:p>
    <w:p>
      <w:pPr>
        <w:rPr>
          <w:rFonts w:ascii="华文中宋" w:hAnsi="华文中宋" w:eastAsia="华文中宋"/>
          <w:sz w:val="28"/>
          <w:szCs w:val="28"/>
        </w:rPr>
      </w:pPr>
      <w:r>
        <w:rPr>
          <w:rFonts w:ascii="华文中宋" w:hAnsi="华文中宋" w:eastAsia="华文中宋"/>
          <w:sz w:val="28"/>
          <w:szCs w:val="28"/>
        </w:rPr>
        <w:t xml:space="preserve">The runtime </w:t>
      </w:r>
      <w:commentRangeStart w:id="86"/>
      <w:r>
        <w:rPr>
          <w:rFonts w:ascii="华文中宋" w:hAnsi="华文中宋" w:eastAsia="华文中宋"/>
          <w:sz w:val="28"/>
          <w:szCs w:val="28"/>
        </w:rPr>
        <w:t xml:space="preserve">performance </w:t>
      </w:r>
      <w:commentRangeEnd w:id="86"/>
      <w:r>
        <w:rPr>
          <w:rStyle w:val="9"/>
        </w:rPr>
        <w:commentReference w:id="86"/>
      </w:r>
      <w:r>
        <w:rPr>
          <w:rFonts w:ascii="华文中宋" w:hAnsi="华文中宋" w:eastAsia="华文中宋"/>
          <w:sz w:val="28"/>
          <w:szCs w:val="28"/>
        </w:rPr>
        <w:t xml:space="preserve">cost of managed languages is becoming less and </w:t>
      </w:r>
      <w:commentRangeStart w:id="87"/>
      <w:r>
        <w:rPr>
          <w:rFonts w:ascii="华文中宋" w:hAnsi="华文中宋" w:eastAsia="华文中宋"/>
          <w:sz w:val="28"/>
          <w:szCs w:val="28"/>
        </w:rPr>
        <w:t xml:space="preserve">significant </w:t>
      </w:r>
      <w:commentRangeEnd w:id="87"/>
      <w:r>
        <w:rPr>
          <w:rStyle w:val="9"/>
        </w:rPr>
        <w:commentReference w:id="87"/>
      </w:r>
      <w:r>
        <w:rPr>
          <w:rFonts w:ascii="华文中宋" w:hAnsi="华文中宋" w:eastAsia="华文中宋"/>
          <w:sz w:val="28"/>
          <w:szCs w:val="28"/>
        </w:rPr>
        <w:t>every year.</w:t>
      </w:r>
    </w:p>
    <w:p>
      <w:pPr>
        <w:rPr>
          <w:rFonts w:ascii="华文中宋" w:hAnsi="华文中宋" w:eastAsia="华文中宋"/>
          <w:sz w:val="28"/>
          <w:szCs w:val="28"/>
        </w:rPr>
      </w:pPr>
      <w:r>
        <w:rPr>
          <w:rFonts w:hint="eastAsia" w:ascii="华文中宋" w:hAnsi="华文中宋" w:eastAsia="华文中宋"/>
          <w:sz w:val="28"/>
          <w:szCs w:val="28"/>
        </w:rPr>
        <w:t>托管语言的运行时性能每年都在变得越来越低。</w:t>
      </w:r>
    </w:p>
    <w:p>
      <w:pPr>
        <w:rPr>
          <w:rFonts w:ascii="华文中宋" w:hAnsi="华文中宋" w:eastAsia="华文中宋"/>
          <w:sz w:val="28"/>
          <w:szCs w:val="28"/>
        </w:rPr>
      </w:pPr>
      <w:r>
        <w:rPr>
          <w:rFonts w:ascii="华文中宋" w:hAnsi="华文中宋" w:eastAsia="华文中宋"/>
          <w:sz w:val="28"/>
          <w:szCs w:val="28"/>
        </w:rPr>
        <w:t xml:space="preserve">This is partly </w:t>
      </w:r>
      <w:commentRangeStart w:id="88"/>
      <w:r>
        <w:rPr>
          <w:rFonts w:ascii="华文中宋" w:hAnsi="华文中宋" w:eastAsia="华文中宋"/>
          <w:sz w:val="28"/>
          <w:szCs w:val="28"/>
        </w:rPr>
        <w:t xml:space="preserve">due </w:t>
      </w:r>
      <w:commentRangeEnd w:id="88"/>
      <w:r>
        <w:rPr>
          <w:rStyle w:val="9"/>
        </w:rPr>
        <w:commentReference w:id="88"/>
      </w:r>
      <w:r>
        <w:rPr>
          <w:rFonts w:ascii="华文中宋" w:hAnsi="华文中宋" w:eastAsia="华文中宋"/>
          <w:sz w:val="28"/>
          <w:szCs w:val="28"/>
        </w:rPr>
        <w:t xml:space="preserve">to </w:t>
      </w:r>
      <w:commentRangeStart w:id="89"/>
      <w:r>
        <w:rPr>
          <w:rFonts w:ascii="华文中宋" w:hAnsi="华文中宋" w:eastAsia="华文中宋"/>
          <w:sz w:val="28"/>
          <w:szCs w:val="28"/>
        </w:rPr>
        <w:t xml:space="preserve">gradual </w:t>
      </w:r>
      <w:commentRangeEnd w:id="89"/>
      <w:r>
        <w:rPr>
          <w:rStyle w:val="9"/>
        </w:rPr>
        <w:commentReference w:id="89"/>
      </w:r>
      <w:commentRangeStart w:id="90"/>
      <w:r>
        <w:rPr>
          <w:rFonts w:ascii="华文中宋" w:hAnsi="华文中宋" w:eastAsia="华文中宋"/>
          <w:sz w:val="28"/>
          <w:szCs w:val="28"/>
        </w:rPr>
        <w:t xml:space="preserve">optimizations </w:t>
      </w:r>
      <w:commentRangeEnd w:id="90"/>
      <w:r>
        <w:rPr>
          <w:rStyle w:val="9"/>
        </w:rPr>
        <w:commentReference w:id="90"/>
      </w:r>
      <w:r>
        <w:rPr>
          <w:rFonts w:ascii="华文中宋" w:hAnsi="华文中宋" w:eastAsia="华文中宋"/>
          <w:sz w:val="28"/>
          <w:szCs w:val="28"/>
        </w:rPr>
        <w:t xml:space="preserve">in tools and runtime environments,and partly due to the computing power of the </w:t>
      </w:r>
      <w:commentRangeStart w:id="91"/>
      <w:r>
        <w:rPr>
          <w:rFonts w:ascii="华文中宋" w:hAnsi="华文中宋" w:eastAsia="华文中宋"/>
          <w:sz w:val="28"/>
          <w:szCs w:val="28"/>
        </w:rPr>
        <w:t xml:space="preserve">average </w:t>
      </w:r>
      <w:commentRangeEnd w:id="91"/>
      <w:r>
        <w:rPr>
          <w:rStyle w:val="9"/>
        </w:rPr>
        <w:commentReference w:id="91"/>
      </w:r>
      <w:commentRangeStart w:id="92"/>
      <w:r>
        <w:rPr>
          <w:rFonts w:ascii="华文中宋" w:hAnsi="华文中宋" w:eastAsia="华文中宋"/>
          <w:sz w:val="28"/>
          <w:szCs w:val="28"/>
        </w:rPr>
        <w:t xml:space="preserve">device </w:t>
      </w:r>
      <w:commentRangeEnd w:id="92"/>
      <w:r>
        <w:rPr>
          <w:rStyle w:val="9"/>
        </w:rPr>
        <w:commentReference w:id="92"/>
      </w:r>
      <w:commentRangeStart w:id="93"/>
      <w:r>
        <w:rPr>
          <w:rFonts w:ascii="华文中宋" w:hAnsi="华文中宋" w:eastAsia="华文中宋"/>
          <w:sz w:val="28"/>
          <w:szCs w:val="28"/>
        </w:rPr>
        <w:t xml:space="preserve">gradually </w:t>
      </w:r>
      <w:commentRangeEnd w:id="93"/>
      <w:r>
        <w:rPr>
          <w:rStyle w:val="9"/>
        </w:rPr>
        <w:commentReference w:id="93"/>
      </w:r>
      <w:r>
        <w:rPr>
          <w:rFonts w:ascii="华文中宋" w:hAnsi="华文中宋" w:eastAsia="华文中宋"/>
          <w:sz w:val="28"/>
          <w:szCs w:val="28"/>
        </w:rPr>
        <w:t>becoming greater.</w:t>
      </w:r>
    </w:p>
    <w:p>
      <w:pPr>
        <w:rPr>
          <w:rFonts w:ascii="华文中宋" w:hAnsi="华文中宋" w:eastAsia="华文中宋"/>
          <w:sz w:val="28"/>
          <w:szCs w:val="28"/>
        </w:rPr>
      </w:pPr>
      <w:r>
        <w:rPr>
          <w:rFonts w:hint="eastAsia" w:ascii="华文中宋" w:hAnsi="华文中宋" w:eastAsia="华文中宋"/>
          <w:sz w:val="28"/>
          <w:szCs w:val="28"/>
        </w:rPr>
        <w:t>部分原因是工具和运行时环境逐渐优化；平均设备的计算能力逐渐变大；</w:t>
      </w:r>
    </w:p>
    <w:p>
      <w:pPr>
        <w:rPr>
          <w:rFonts w:ascii="华文中宋" w:hAnsi="华文中宋" w:eastAsia="华文中宋"/>
          <w:sz w:val="28"/>
          <w:szCs w:val="28"/>
        </w:rPr>
      </w:pPr>
      <w:r>
        <w:rPr>
          <w:rFonts w:ascii="华文中宋" w:hAnsi="华文中宋" w:eastAsia="华文中宋"/>
          <w:sz w:val="28"/>
          <w:szCs w:val="28"/>
        </w:rPr>
        <w:t xml:space="preserve">But the main point of </w:t>
      </w:r>
      <w:commentRangeStart w:id="94"/>
      <w:r>
        <w:rPr>
          <w:rFonts w:ascii="华文中宋" w:hAnsi="华文中宋" w:eastAsia="华文中宋"/>
          <w:sz w:val="28"/>
          <w:szCs w:val="28"/>
        </w:rPr>
        <w:t xml:space="preserve">controversy </w:t>
      </w:r>
      <w:commentRangeEnd w:id="94"/>
      <w:r>
        <w:rPr>
          <w:rStyle w:val="9"/>
        </w:rPr>
        <w:commentReference w:id="94"/>
      </w:r>
      <w:r>
        <w:rPr>
          <w:rFonts w:ascii="华文中宋" w:hAnsi="华文中宋" w:eastAsia="华文中宋"/>
          <w:sz w:val="28"/>
          <w:szCs w:val="28"/>
        </w:rPr>
        <w:t xml:space="preserve">in managed languages still </w:t>
      </w:r>
      <w:commentRangeStart w:id="95"/>
      <w:r>
        <w:rPr>
          <w:rFonts w:ascii="华文中宋" w:hAnsi="华文中宋" w:eastAsia="华文中宋"/>
          <w:sz w:val="28"/>
          <w:szCs w:val="28"/>
        </w:rPr>
        <w:t xml:space="preserve">remains </w:t>
      </w:r>
      <w:commentRangeEnd w:id="95"/>
      <w:r>
        <w:rPr>
          <w:rStyle w:val="9"/>
        </w:rPr>
        <w:commentReference w:id="95"/>
      </w:r>
      <w:r>
        <w:rPr>
          <w:rFonts w:ascii="华文中宋" w:hAnsi="华文中宋" w:eastAsia="华文中宋"/>
          <w:sz w:val="28"/>
          <w:szCs w:val="28"/>
        </w:rPr>
        <w:t>their automatic memory management.</w:t>
      </w:r>
    </w:p>
    <w:p>
      <w:pPr>
        <w:rPr>
          <w:rFonts w:ascii="华文中宋" w:hAnsi="华文中宋" w:eastAsia="华文中宋"/>
          <w:sz w:val="28"/>
          <w:szCs w:val="28"/>
        </w:rPr>
      </w:pPr>
      <w:r>
        <w:rPr>
          <w:rFonts w:hint="eastAsia" w:ascii="华文中宋" w:hAnsi="华文中宋" w:eastAsia="华文中宋"/>
          <w:sz w:val="28"/>
          <w:szCs w:val="28"/>
        </w:rPr>
        <w:t>但是托管语言的主要争论点仍然是自动内存管理</w:t>
      </w:r>
    </w:p>
    <w:p>
      <w:pPr>
        <w:rPr>
          <w:rFonts w:ascii="华文中宋" w:hAnsi="华文中宋" w:eastAsia="华文中宋"/>
          <w:sz w:val="28"/>
          <w:szCs w:val="28"/>
        </w:rPr>
      </w:pPr>
      <w:r>
        <w:rPr>
          <w:rFonts w:ascii="华文中宋" w:hAnsi="华文中宋" w:eastAsia="华文中宋"/>
          <w:sz w:val="28"/>
          <w:szCs w:val="28"/>
        </w:rPr>
        <w:t xml:space="preserve">Managing memory </w:t>
      </w:r>
      <w:commentRangeStart w:id="96"/>
      <w:r>
        <w:rPr>
          <w:rFonts w:ascii="华文中宋" w:hAnsi="华文中宋" w:eastAsia="华文中宋"/>
          <w:sz w:val="28"/>
          <w:szCs w:val="28"/>
        </w:rPr>
        <w:t xml:space="preserve">manually </w:t>
      </w:r>
      <w:commentRangeEnd w:id="96"/>
      <w:r>
        <w:rPr>
          <w:rStyle w:val="9"/>
        </w:rPr>
        <w:commentReference w:id="96"/>
      </w:r>
      <w:r>
        <w:rPr>
          <w:rFonts w:ascii="华文中宋" w:hAnsi="华文中宋" w:eastAsia="华文中宋"/>
          <w:sz w:val="28"/>
          <w:szCs w:val="28"/>
        </w:rPr>
        <w:t xml:space="preserve">can be a complex task that can take many years of difficult debugging to be </w:t>
      </w:r>
      <w:commentRangeStart w:id="97"/>
      <w:r>
        <w:rPr>
          <w:rFonts w:ascii="华文中宋" w:hAnsi="华文中宋" w:eastAsia="华文中宋"/>
          <w:sz w:val="28"/>
          <w:szCs w:val="28"/>
        </w:rPr>
        <w:t xml:space="preserve">proficient </w:t>
      </w:r>
      <w:commentRangeEnd w:id="97"/>
      <w:r>
        <w:rPr>
          <w:rStyle w:val="9"/>
        </w:rPr>
        <w:commentReference w:id="97"/>
      </w:r>
      <w:r>
        <w:rPr>
          <w:rFonts w:ascii="华文中宋" w:hAnsi="华文中宋" w:eastAsia="华文中宋"/>
          <w:sz w:val="28"/>
          <w:szCs w:val="28"/>
        </w:rPr>
        <w:t xml:space="preserve">at,but many developers feel that managed languages </w:t>
      </w:r>
      <w:commentRangeStart w:id="98"/>
      <w:r>
        <w:rPr>
          <w:rFonts w:ascii="华文中宋" w:hAnsi="华文中宋" w:eastAsia="华文中宋"/>
          <w:sz w:val="28"/>
          <w:szCs w:val="28"/>
        </w:rPr>
        <w:t xml:space="preserve">solve </w:t>
      </w:r>
      <w:commentRangeEnd w:id="98"/>
      <w:r>
        <w:rPr>
          <w:rStyle w:val="9"/>
        </w:rPr>
        <w:commentReference w:id="98"/>
      </w:r>
      <w:r>
        <w:rPr>
          <w:rFonts w:ascii="华文中宋" w:hAnsi="华文中宋" w:eastAsia="华文中宋"/>
          <w:sz w:val="28"/>
          <w:szCs w:val="28"/>
        </w:rPr>
        <w:t xml:space="preserve">this  problem in ways that are too </w:t>
      </w:r>
      <w:commentRangeStart w:id="99"/>
      <w:r>
        <w:rPr>
          <w:rFonts w:ascii="华文中宋" w:hAnsi="华文中宋" w:eastAsia="华文中宋"/>
          <w:sz w:val="28"/>
          <w:szCs w:val="28"/>
        </w:rPr>
        <w:t xml:space="preserve">unpredictable </w:t>
      </w:r>
      <w:commentRangeEnd w:id="99"/>
      <w:r>
        <w:rPr>
          <w:rStyle w:val="9"/>
        </w:rPr>
        <w:commentReference w:id="99"/>
      </w:r>
      <w:r>
        <w:rPr>
          <w:rFonts w:ascii="华文中宋" w:hAnsi="华文中宋" w:eastAsia="华文中宋"/>
          <w:sz w:val="28"/>
          <w:szCs w:val="28"/>
        </w:rPr>
        <w:t xml:space="preserve">,risking too much </w:t>
      </w:r>
      <w:commentRangeStart w:id="100"/>
      <w:r>
        <w:rPr>
          <w:rFonts w:ascii="华文中宋" w:hAnsi="华文中宋" w:eastAsia="华文中宋"/>
          <w:sz w:val="28"/>
          <w:szCs w:val="28"/>
        </w:rPr>
        <w:t xml:space="preserve">product </w:t>
      </w:r>
      <w:commentRangeEnd w:id="100"/>
      <w:r>
        <w:rPr>
          <w:rStyle w:val="9"/>
        </w:rPr>
        <w:commentReference w:id="100"/>
      </w:r>
      <w:commentRangeStart w:id="101"/>
      <w:r>
        <w:rPr>
          <w:rFonts w:ascii="华文中宋" w:hAnsi="华文中宋" w:eastAsia="华文中宋"/>
          <w:sz w:val="28"/>
          <w:szCs w:val="28"/>
        </w:rPr>
        <w:t>quality</w:t>
      </w:r>
      <w:commentRangeEnd w:id="101"/>
      <w:r>
        <w:rPr>
          <w:rStyle w:val="9"/>
        </w:rPr>
        <w:commentReference w:id="101"/>
      </w:r>
      <w:r>
        <w:rPr>
          <w:rFonts w:ascii="华文中宋" w:hAnsi="华文中宋" w:eastAsia="华文中宋"/>
          <w:sz w:val="28"/>
          <w:szCs w:val="28"/>
        </w:rPr>
        <w:t>.</w:t>
      </w:r>
    </w:p>
    <w:p>
      <w:pPr>
        <w:rPr>
          <w:rFonts w:hint="eastAsia" w:ascii="华文中宋" w:hAnsi="华文中宋" w:eastAsia="华文中宋"/>
          <w:sz w:val="28"/>
          <w:szCs w:val="28"/>
        </w:rPr>
      </w:pPr>
      <w:r>
        <w:rPr>
          <w:rFonts w:hint="eastAsia" w:ascii="华文中宋" w:hAnsi="华文中宋" w:eastAsia="华文中宋"/>
          <w:sz w:val="28"/>
          <w:szCs w:val="28"/>
        </w:rPr>
        <w:t>手动管理内存可能是一项复杂的任务，需要经过多年的困难调试才能精通，但许多开发人员认为，管理语言解决问题的方式太不可预测，冒着太多的产品质量风险。</w:t>
      </w:r>
    </w:p>
    <w:p>
      <w:pPr>
        <w:rPr>
          <w:rFonts w:ascii="华文中宋" w:hAnsi="华文中宋" w:eastAsia="华文中宋"/>
          <w:sz w:val="28"/>
          <w:szCs w:val="28"/>
        </w:rPr>
      </w:pPr>
      <w:r>
        <w:rPr>
          <w:rFonts w:ascii="华文中宋" w:hAnsi="华文中宋" w:eastAsia="华文中宋"/>
          <w:sz w:val="28"/>
          <w:szCs w:val="28"/>
        </w:rPr>
        <w:t xml:space="preserve">Such developers </w:t>
      </w:r>
      <w:commentRangeStart w:id="102"/>
      <w:r>
        <w:rPr>
          <w:rFonts w:ascii="华文中宋" w:hAnsi="华文中宋" w:eastAsia="华文中宋"/>
          <w:sz w:val="28"/>
          <w:szCs w:val="28"/>
        </w:rPr>
        <w:t xml:space="preserve">might </w:t>
      </w:r>
      <w:commentRangeEnd w:id="102"/>
      <w:r>
        <w:rPr>
          <w:rStyle w:val="9"/>
        </w:rPr>
        <w:commentReference w:id="102"/>
      </w:r>
      <w:commentRangeStart w:id="103"/>
      <w:r>
        <w:rPr>
          <w:rFonts w:ascii="华文中宋" w:hAnsi="华文中宋" w:eastAsia="华文中宋"/>
          <w:sz w:val="28"/>
          <w:szCs w:val="28"/>
        </w:rPr>
        <w:t xml:space="preserve">cite </w:t>
      </w:r>
      <w:commentRangeEnd w:id="103"/>
      <w:r>
        <w:rPr>
          <w:rStyle w:val="9"/>
        </w:rPr>
        <w:commentReference w:id="103"/>
      </w:r>
      <w:r>
        <w:rPr>
          <w:rFonts w:ascii="华文中宋" w:hAnsi="华文中宋" w:eastAsia="华文中宋"/>
          <w:sz w:val="28"/>
          <w:szCs w:val="28"/>
        </w:rPr>
        <w:t xml:space="preserve">that managed code will never </w:t>
      </w:r>
      <w:commentRangeStart w:id="104"/>
      <w:r>
        <w:rPr>
          <w:rFonts w:ascii="华文中宋" w:hAnsi="华文中宋" w:eastAsia="华文中宋"/>
          <w:sz w:val="28"/>
          <w:szCs w:val="28"/>
        </w:rPr>
        <w:t xml:space="preserve">reach </w:t>
      </w:r>
      <w:commentRangeEnd w:id="104"/>
      <w:r>
        <w:rPr>
          <w:rStyle w:val="9"/>
        </w:rPr>
        <w:commentReference w:id="104"/>
      </w:r>
      <w:r>
        <w:rPr>
          <w:rFonts w:ascii="华文中宋" w:hAnsi="华文中宋" w:eastAsia="华文中宋"/>
          <w:sz w:val="28"/>
          <w:szCs w:val="28"/>
        </w:rPr>
        <w:t xml:space="preserve">the same level of performance as native code, and it is </w:t>
      </w:r>
      <w:commentRangeStart w:id="105"/>
      <w:r>
        <w:rPr>
          <w:rFonts w:ascii="华文中宋" w:hAnsi="华文中宋" w:eastAsia="华文中宋"/>
          <w:sz w:val="28"/>
          <w:szCs w:val="28"/>
        </w:rPr>
        <w:t xml:space="preserve">foolhardy </w:t>
      </w:r>
      <w:commentRangeEnd w:id="105"/>
      <w:r>
        <w:rPr>
          <w:rStyle w:val="9"/>
        </w:rPr>
        <w:commentReference w:id="105"/>
      </w:r>
      <w:r>
        <w:rPr>
          <w:rFonts w:ascii="华文中宋" w:hAnsi="华文中宋" w:eastAsia="华文中宋"/>
          <w:sz w:val="28"/>
          <w:szCs w:val="28"/>
        </w:rPr>
        <w:t>to build high-performance applications with them.</w:t>
      </w:r>
    </w:p>
    <w:p>
      <w:pPr>
        <w:rPr>
          <w:rFonts w:ascii="华文中宋" w:hAnsi="华文中宋" w:eastAsia="华文中宋"/>
          <w:sz w:val="28"/>
          <w:szCs w:val="28"/>
        </w:rPr>
      </w:pPr>
      <w:r>
        <w:rPr>
          <w:rFonts w:hint="eastAsia" w:ascii="华文中宋" w:hAnsi="华文中宋" w:eastAsia="华文中宋"/>
          <w:sz w:val="28"/>
          <w:szCs w:val="28"/>
        </w:rPr>
        <w:t>这样的开发人员可能会指出托管代码管理代码 本地的代码将永远不会达到与本机代码相同的性能水平；并且用它们构建高</w:t>
      </w:r>
      <w:r>
        <w:rPr>
          <w:rFonts w:hint="eastAsia" w:ascii="华文中宋" w:hAnsi="华文中宋" w:eastAsia="华文中宋"/>
          <w:sz w:val="28"/>
          <w:szCs w:val="28"/>
          <w:lang w:eastAsia="zh-CN"/>
        </w:rPr>
        <w:t>性</w:t>
      </w:r>
      <w:r>
        <w:rPr>
          <w:rFonts w:hint="eastAsia" w:ascii="华文中宋" w:hAnsi="华文中宋" w:eastAsia="华文中宋"/>
          <w:sz w:val="28"/>
          <w:szCs w:val="28"/>
        </w:rPr>
        <w:t>能应用程序是非常冒险的。</w:t>
      </w:r>
    </w:p>
    <w:p>
      <w:pPr>
        <w:rPr>
          <w:rFonts w:ascii="华文中宋" w:hAnsi="华文中宋" w:eastAsia="华文中宋"/>
          <w:sz w:val="28"/>
          <w:szCs w:val="28"/>
        </w:rPr>
      </w:pPr>
      <w:r>
        <w:rPr>
          <w:rFonts w:ascii="华文中宋" w:hAnsi="华文中宋" w:eastAsia="华文中宋"/>
          <w:sz w:val="28"/>
          <w:szCs w:val="28"/>
        </w:rPr>
        <w:t xml:space="preserve">This is true to an </w:t>
      </w:r>
      <w:commentRangeStart w:id="106"/>
      <w:r>
        <w:rPr>
          <w:rFonts w:ascii="华文中宋" w:hAnsi="华文中宋" w:eastAsia="华文中宋"/>
          <w:sz w:val="28"/>
          <w:szCs w:val="28"/>
        </w:rPr>
        <w:t>extent</w:t>
      </w:r>
      <w:commentRangeEnd w:id="106"/>
      <w:r>
        <w:rPr>
          <w:rStyle w:val="9"/>
        </w:rPr>
        <w:commentReference w:id="106"/>
      </w:r>
      <w:r>
        <w:rPr>
          <w:rFonts w:ascii="华文中宋" w:hAnsi="华文中宋" w:eastAsia="华文中宋"/>
          <w:sz w:val="28"/>
          <w:szCs w:val="28"/>
        </w:rPr>
        <w:t xml:space="preserve">, as managed languages </w:t>
      </w:r>
      <w:commentRangeStart w:id="107"/>
      <w:r>
        <w:rPr>
          <w:rFonts w:ascii="华文中宋" w:hAnsi="华文中宋" w:eastAsia="华文中宋"/>
          <w:sz w:val="28"/>
          <w:szCs w:val="28"/>
        </w:rPr>
        <w:t xml:space="preserve">invariably </w:t>
      </w:r>
      <w:commentRangeEnd w:id="107"/>
      <w:r>
        <w:rPr>
          <w:rStyle w:val="9"/>
        </w:rPr>
        <w:commentReference w:id="107"/>
      </w:r>
      <w:commentRangeStart w:id="108"/>
      <w:r>
        <w:rPr>
          <w:rFonts w:ascii="华文中宋" w:hAnsi="华文中宋" w:eastAsia="华文中宋"/>
          <w:sz w:val="28"/>
          <w:szCs w:val="28"/>
        </w:rPr>
        <w:t xml:space="preserve">inflict </w:t>
      </w:r>
      <w:commentRangeEnd w:id="108"/>
      <w:r>
        <w:rPr>
          <w:rStyle w:val="9"/>
        </w:rPr>
        <w:commentReference w:id="108"/>
      </w:r>
      <w:r>
        <w:rPr>
          <w:rFonts w:ascii="华文中宋" w:hAnsi="华文中宋" w:eastAsia="华文中宋"/>
          <w:sz w:val="28"/>
          <w:szCs w:val="28"/>
        </w:rPr>
        <w:t>runtime overheads,</w:t>
      </w:r>
      <w:ins w:id="2" w:author="chenlin" w:date="2018-07-06T11:14:00Z">
        <w:r>
          <w:rPr>
            <w:rFonts w:hint="eastAsia" w:ascii="华文中宋" w:hAnsi="华文中宋" w:eastAsia="华文中宋"/>
            <w:sz w:val="28"/>
            <w:szCs w:val="28"/>
          </w:rPr>
          <w:t xml:space="preserve"> </w:t>
        </w:r>
      </w:ins>
      <w:r>
        <w:rPr>
          <w:rFonts w:ascii="华文中宋" w:hAnsi="华文中宋" w:eastAsia="华文中宋"/>
          <w:sz w:val="28"/>
          <w:szCs w:val="28"/>
        </w:rPr>
        <w:t>and we lose partial control over runtime memory allocations.</w:t>
      </w:r>
    </w:p>
    <w:p>
      <w:pPr>
        <w:rPr>
          <w:rFonts w:ascii="华文中宋" w:hAnsi="华文中宋" w:eastAsia="华文中宋"/>
          <w:sz w:val="28"/>
          <w:szCs w:val="28"/>
        </w:rPr>
      </w:pPr>
      <w:r>
        <w:rPr>
          <w:rFonts w:hint="eastAsia" w:ascii="华文中宋" w:hAnsi="华文中宋" w:eastAsia="华文中宋"/>
          <w:sz w:val="28"/>
          <w:szCs w:val="28"/>
        </w:rPr>
        <w:t>这在某种程度上是正确的；因为托管语言总是会导致运行时开销，并且我们失去了对运行时内存分配的部分控制。</w:t>
      </w:r>
    </w:p>
    <w:p>
      <w:pPr>
        <w:rPr>
          <w:rFonts w:ascii="华文中宋" w:hAnsi="华文中宋" w:eastAsia="华文中宋"/>
          <w:sz w:val="28"/>
          <w:szCs w:val="28"/>
        </w:rPr>
      </w:pPr>
      <w:r>
        <w:rPr>
          <w:rFonts w:ascii="华文中宋" w:hAnsi="华文中宋" w:eastAsia="华文中宋"/>
          <w:sz w:val="28"/>
          <w:szCs w:val="28"/>
        </w:rPr>
        <w:t xml:space="preserve">But, as with all things, it becomes a </w:t>
      </w:r>
      <w:commentRangeStart w:id="109"/>
      <w:r>
        <w:rPr>
          <w:rFonts w:ascii="华文中宋" w:hAnsi="华文中宋" w:eastAsia="华文中宋"/>
          <w:sz w:val="28"/>
          <w:szCs w:val="28"/>
        </w:rPr>
        <w:t xml:space="preserve">balancing </w:t>
      </w:r>
      <w:commentRangeEnd w:id="109"/>
      <w:r>
        <w:rPr>
          <w:rStyle w:val="9"/>
        </w:rPr>
        <w:commentReference w:id="109"/>
      </w:r>
      <w:r>
        <w:rPr>
          <w:rFonts w:ascii="华文中宋" w:hAnsi="华文中宋" w:eastAsia="华文中宋"/>
          <w:sz w:val="28"/>
          <w:szCs w:val="28"/>
        </w:rPr>
        <w:t xml:space="preserve">act, since not all resource </w:t>
      </w:r>
      <w:commentRangeStart w:id="110"/>
      <w:r>
        <w:rPr>
          <w:rFonts w:ascii="华文中宋" w:hAnsi="华文中宋" w:eastAsia="华文中宋"/>
          <w:sz w:val="28"/>
          <w:szCs w:val="28"/>
        </w:rPr>
        <w:t xml:space="preserve">usage </w:t>
      </w:r>
      <w:commentRangeEnd w:id="110"/>
      <w:r>
        <w:rPr>
          <w:rStyle w:val="9"/>
        </w:rPr>
        <w:commentReference w:id="110"/>
      </w:r>
      <w:r>
        <w:rPr>
          <w:rFonts w:ascii="华文中宋" w:hAnsi="华文中宋" w:eastAsia="华文中宋"/>
          <w:sz w:val="28"/>
          <w:szCs w:val="28"/>
        </w:rPr>
        <w:t xml:space="preserve">will necessarily result in a bottleneck, and the best games aren’t necessarily the ones that use every </w:t>
      </w:r>
      <w:commentRangeStart w:id="111"/>
      <w:r>
        <w:rPr>
          <w:rFonts w:ascii="华文中宋" w:hAnsi="华文中宋" w:eastAsia="华文中宋"/>
          <w:sz w:val="28"/>
          <w:szCs w:val="28"/>
        </w:rPr>
        <w:t xml:space="preserve">single </w:t>
      </w:r>
      <w:commentRangeEnd w:id="111"/>
      <w:r>
        <w:rPr>
          <w:rStyle w:val="9"/>
        </w:rPr>
        <w:commentReference w:id="111"/>
      </w:r>
      <w:r>
        <w:rPr>
          <w:rFonts w:ascii="华文中宋" w:hAnsi="华文中宋" w:eastAsia="华文中宋"/>
          <w:sz w:val="28"/>
          <w:szCs w:val="28"/>
        </w:rPr>
        <w:t>byte to their fullest.</w:t>
      </w:r>
    </w:p>
    <w:p>
      <w:pPr>
        <w:rPr>
          <w:rFonts w:ascii="华文中宋" w:hAnsi="华文中宋" w:eastAsia="华文中宋"/>
          <w:sz w:val="28"/>
          <w:szCs w:val="28"/>
        </w:rPr>
      </w:pPr>
      <w:r>
        <w:rPr>
          <w:rFonts w:hint="eastAsia" w:ascii="华文中宋" w:hAnsi="华文中宋" w:eastAsia="华文中宋"/>
          <w:sz w:val="28"/>
          <w:szCs w:val="28"/>
        </w:rPr>
        <w:t>但是，与所有的事情一样，它变成一种平衡的行为；因此并不是所有的资源使用都会导致</w:t>
      </w:r>
      <w:r>
        <w:rPr>
          <w:rFonts w:hint="eastAsia" w:ascii="华文中宋" w:hAnsi="华文中宋" w:eastAsia="华文中宋"/>
          <w:sz w:val="28"/>
          <w:szCs w:val="28"/>
          <w:lang w:eastAsia="zh-CN"/>
        </w:rPr>
        <w:t>结</w:t>
      </w:r>
      <w:r>
        <w:rPr>
          <w:rFonts w:hint="eastAsia" w:ascii="华文中宋" w:hAnsi="华文中宋" w:eastAsia="华文中宋"/>
          <w:sz w:val="28"/>
          <w:szCs w:val="28"/>
        </w:rPr>
        <w:t>果瓶颈，而最好的游戏并不需要并不一定最大限度地利用每一个字节的那些游戏。</w:t>
      </w:r>
    </w:p>
    <w:p>
      <w:pPr>
        <w:rPr>
          <w:rFonts w:ascii="华文中宋" w:hAnsi="华文中宋" w:eastAsia="华文中宋"/>
          <w:sz w:val="28"/>
          <w:szCs w:val="28"/>
        </w:rPr>
      </w:pPr>
      <w:r>
        <w:rPr>
          <w:rFonts w:ascii="华文中宋" w:hAnsi="华文中宋" w:eastAsia="华文中宋"/>
          <w:sz w:val="28"/>
          <w:szCs w:val="28"/>
        </w:rPr>
        <w:t>For example,</w:t>
      </w:r>
      <w:ins w:id="3" w:author="chenlin" w:date="2018-07-06T11:24:00Z">
        <w:r>
          <w:rPr>
            <w:rFonts w:hint="eastAsia" w:ascii="华文中宋" w:hAnsi="华文中宋" w:eastAsia="华文中宋"/>
            <w:sz w:val="28"/>
            <w:szCs w:val="28"/>
          </w:rPr>
          <w:t xml:space="preserve"> </w:t>
        </w:r>
      </w:ins>
      <w:commentRangeStart w:id="112"/>
      <w:r>
        <w:rPr>
          <w:rFonts w:ascii="华文中宋" w:hAnsi="华文中宋" w:eastAsia="华文中宋"/>
          <w:sz w:val="28"/>
          <w:szCs w:val="28"/>
        </w:rPr>
        <w:t xml:space="preserve">imagine </w:t>
      </w:r>
      <w:commentRangeEnd w:id="112"/>
      <w:r>
        <w:rPr>
          <w:rStyle w:val="9"/>
        </w:rPr>
        <w:commentReference w:id="112"/>
      </w:r>
      <w:r>
        <w:rPr>
          <w:rFonts w:ascii="华文中宋" w:hAnsi="华文中宋" w:eastAsia="华文中宋"/>
          <w:sz w:val="28"/>
          <w:szCs w:val="28"/>
        </w:rPr>
        <w:t xml:space="preserve">a user interface that </w:t>
      </w:r>
      <w:commentRangeStart w:id="113"/>
      <w:r>
        <w:rPr>
          <w:rFonts w:ascii="华文中宋" w:hAnsi="华文中宋" w:eastAsia="华文中宋"/>
          <w:sz w:val="28"/>
          <w:szCs w:val="28"/>
        </w:rPr>
        <w:t xml:space="preserve">refreshes </w:t>
      </w:r>
      <w:commentRangeEnd w:id="113"/>
      <w:r>
        <w:rPr>
          <w:rStyle w:val="9"/>
        </w:rPr>
        <w:commentReference w:id="113"/>
      </w:r>
      <w:r>
        <w:rPr>
          <w:rFonts w:ascii="华文中宋" w:hAnsi="华文中宋" w:eastAsia="华文中宋"/>
          <w:sz w:val="28"/>
          <w:szCs w:val="28"/>
        </w:rPr>
        <w:t xml:space="preserve">in 30 </w:t>
      </w:r>
      <w:commentRangeStart w:id="114"/>
      <w:r>
        <w:rPr>
          <w:rFonts w:ascii="华文中宋" w:hAnsi="华文中宋" w:eastAsia="华文中宋"/>
          <w:sz w:val="28"/>
          <w:szCs w:val="28"/>
        </w:rPr>
        <w:t xml:space="preserve">microseconds </w:t>
      </w:r>
      <w:commentRangeEnd w:id="114"/>
      <w:r>
        <w:rPr>
          <w:rStyle w:val="9"/>
        </w:rPr>
        <w:commentReference w:id="114"/>
      </w:r>
      <w:r>
        <w:rPr>
          <w:rFonts w:ascii="华文中宋" w:hAnsi="华文中宋" w:eastAsia="华文中宋"/>
          <w:sz w:val="28"/>
          <w:szCs w:val="28"/>
        </w:rPr>
        <w:t xml:space="preserve">via native code </w:t>
      </w:r>
      <w:commentRangeStart w:id="115"/>
      <w:r>
        <w:rPr>
          <w:rFonts w:ascii="华文中宋" w:hAnsi="华文中宋" w:eastAsia="华文中宋"/>
          <w:sz w:val="28"/>
          <w:szCs w:val="28"/>
        </w:rPr>
        <w:t xml:space="preserve">versus </w:t>
      </w:r>
      <w:commentRangeEnd w:id="115"/>
      <w:r>
        <w:rPr>
          <w:rStyle w:val="9"/>
        </w:rPr>
        <w:commentReference w:id="115"/>
      </w:r>
      <w:r>
        <w:rPr>
          <w:rFonts w:ascii="华文中宋" w:hAnsi="华文中宋" w:eastAsia="华文中宋"/>
          <w:sz w:val="28"/>
          <w:szCs w:val="28"/>
        </w:rPr>
        <w:t xml:space="preserve">60 microseconds in managed code due to an </w:t>
      </w:r>
      <w:commentRangeStart w:id="116"/>
      <w:r>
        <w:rPr>
          <w:rFonts w:ascii="华文中宋" w:hAnsi="华文中宋" w:eastAsia="华文中宋"/>
          <w:sz w:val="28"/>
          <w:szCs w:val="28"/>
        </w:rPr>
        <w:t xml:space="preserve">extra </w:t>
      </w:r>
      <w:commentRangeEnd w:id="116"/>
      <w:r>
        <w:rPr>
          <w:rStyle w:val="9"/>
        </w:rPr>
        <w:commentReference w:id="116"/>
      </w:r>
      <w:r>
        <w:rPr>
          <w:rFonts w:ascii="华文中宋" w:hAnsi="华文中宋" w:eastAsia="华文中宋"/>
          <w:sz w:val="28"/>
          <w:szCs w:val="28"/>
        </w:rPr>
        <w:t>100 percent overhead(extreme example).</w:t>
      </w:r>
    </w:p>
    <w:p>
      <w:pPr>
        <w:rPr>
          <w:ins w:id="4" w:author="chenlin" w:date="2018-07-06T13:08:00Z"/>
          <w:rFonts w:ascii="华文中宋" w:hAnsi="华文中宋" w:eastAsia="华文中宋"/>
          <w:sz w:val="28"/>
          <w:szCs w:val="28"/>
        </w:rPr>
      </w:pPr>
      <w:ins w:id="5" w:author="chenlin" w:date="2018-07-06T13:08:00Z">
        <w:r>
          <w:rPr>
            <w:rFonts w:hint="eastAsia" w:ascii="华文中宋" w:hAnsi="华文中宋" w:eastAsia="华文中宋"/>
            <w:sz w:val="28"/>
            <w:szCs w:val="28"/>
          </w:rPr>
          <w:t>例如，假设一个用户界面通过本机代码刷新30微秒，而托管代码则刷新60微秒，因为额外的100％开销（极端示例）。</w:t>
        </w:r>
      </w:ins>
    </w:p>
    <w:p>
      <w:pPr>
        <w:rPr>
          <w:rFonts w:ascii="华文中宋" w:hAnsi="华文中宋" w:eastAsia="华文中宋"/>
          <w:sz w:val="28"/>
          <w:szCs w:val="28"/>
        </w:rPr>
      </w:pPr>
      <w:r>
        <w:rPr>
          <w:rFonts w:ascii="华文中宋" w:hAnsi="华文中宋" w:eastAsia="华文中宋"/>
          <w:sz w:val="28"/>
          <w:szCs w:val="28"/>
        </w:rPr>
        <w:t xml:space="preserve">The managed code version is still fast enough such that the user will never be able to notice the difference, so is there really any </w:t>
      </w:r>
      <w:commentRangeStart w:id="117"/>
      <w:r>
        <w:rPr>
          <w:rFonts w:ascii="华文中宋" w:hAnsi="华文中宋" w:eastAsia="华文中宋"/>
          <w:sz w:val="28"/>
          <w:szCs w:val="28"/>
        </w:rPr>
        <w:t xml:space="preserve">harm </w:t>
      </w:r>
      <w:commentRangeEnd w:id="117"/>
      <w:r>
        <w:rPr>
          <w:rStyle w:val="9"/>
        </w:rPr>
        <w:commentReference w:id="117"/>
      </w:r>
      <w:r>
        <w:rPr>
          <w:rFonts w:ascii="华文中宋" w:hAnsi="华文中宋" w:eastAsia="华文中宋"/>
          <w:sz w:val="28"/>
          <w:szCs w:val="28"/>
        </w:rPr>
        <w:t>in using managed code for such a task?</w:t>
      </w:r>
    </w:p>
    <w:p>
      <w:pPr>
        <w:rPr>
          <w:rFonts w:ascii="华文中宋" w:hAnsi="华文中宋" w:eastAsia="华文中宋"/>
          <w:sz w:val="28"/>
          <w:szCs w:val="28"/>
        </w:rPr>
      </w:pPr>
      <w:r>
        <w:rPr>
          <w:rFonts w:hint="eastAsia" w:ascii="华文中宋" w:hAnsi="华文中宋" w:eastAsia="华文中宋"/>
          <w:sz w:val="28"/>
          <w:szCs w:val="28"/>
        </w:rPr>
        <w:t>托管代码版本仍然足够快，以至于用户将永远无法注意到这种差异，那么在使用托管代码执行此类任务时是否真的存在任何伤害？</w:t>
      </w:r>
    </w:p>
    <w:p>
      <w:pPr>
        <w:rPr>
          <w:rFonts w:ascii="华文中宋" w:hAnsi="华文中宋" w:eastAsia="华文中宋"/>
          <w:sz w:val="28"/>
          <w:szCs w:val="28"/>
        </w:rPr>
      </w:pPr>
      <w:r>
        <w:rPr>
          <w:rFonts w:ascii="华文中宋" w:hAnsi="华文中宋" w:eastAsia="华文中宋"/>
          <w:sz w:val="28"/>
          <w:szCs w:val="28"/>
        </w:rPr>
        <w:t xml:space="preserve"> </w:t>
      </w:r>
      <w:r>
        <w:rPr>
          <w:rFonts w:ascii="华文中宋" w:hAnsi="华文中宋" w:eastAsia="华文中宋"/>
          <w:sz w:val="28"/>
          <w:szCs w:val="28"/>
        </w:rPr>
        <w:tab/>
      </w:r>
      <w:r>
        <w:rPr>
          <w:rFonts w:ascii="华文中宋" w:hAnsi="华文中宋" w:eastAsia="华文中宋"/>
          <w:sz w:val="28"/>
          <w:szCs w:val="28"/>
        </w:rPr>
        <w:t>In reality,</w:t>
      </w:r>
      <w:r>
        <w:rPr>
          <w:rFonts w:hint="eastAsia" w:ascii="华文中宋" w:hAnsi="华文中宋" w:eastAsia="华文中宋"/>
          <w:sz w:val="28"/>
          <w:szCs w:val="28"/>
        </w:rPr>
        <w:t xml:space="preserve"> </w:t>
      </w:r>
      <w:r>
        <w:rPr>
          <w:rFonts w:ascii="华文中宋" w:hAnsi="华文中宋" w:eastAsia="华文中宋"/>
          <w:sz w:val="28"/>
          <w:szCs w:val="28"/>
        </w:rPr>
        <w:t xml:space="preserve">working with managed languages often just means that developers have a </w:t>
      </w:r>
      <w:commentRangeStart w:id="118"/>
      <w:r>
        <w:rPr>
          <w:rFonts w:ascii="华文中宋" w:hAnsi="华文中宋" w:eastAsia="华文中宋"/>
          <w:sz w:val="28"/>
          <w:szCs w:val="28"/>
        </w:rPr>
        <w:t xml:space="preserve">unique </w:t>
      </w:r>
      <w:commentRangeEnd w:id="118"/>
      <w:r>
        <w:rPr>
          <w:rStyle w:val="9"/>
        </w:rPr>
        <w:commentReference w:id="118"/>
      </w:r>
      <w:r>
        <w:rPr>
          <w:rFonts w:ascii="华文中宋" w:hAnsi="华文中宋" w:eastAsia="华文中宋"/>
          <w:sz w:val="28"/>
          <w:szCs w:val="28"/>
        </w:rPr>
        <w:t xml:space="preserve">set of </w:t>
      </w:r>
      <w:commentRangeStart w:id="119"/>
      <w:r>
        <w:rPr>
          <w:rFonts w:ascii="华文中宋" w:hAnsi="华文中宋" w:eastAsia="华文中宋"/>
          <w:sz w:val="28"/>
          <w:szCs w:val="28"/>
        </w:rPr>
        <w:t xml:space="preserve">concerns </w:t>
      </w:r>
      <w:commentRangeEnd w:id="119"/>
      <w:r>
        <w:rPr>
          <w:rStyle w:val="9"/>
        </w:rPr>
        <w:commentReference w:id="119"/>
      </w:r>
      <w:r>
        <w:rPr>
          <w:rFonts w:ascii="华文中宋" w:hAnsi="华文中宋" w:eastAsia="华文中宋"/>
          <w:sz w:val="28"/>
          <w:szCs w:val="28"/>
        </w:rPr>
        <w:t>to worry about compared to native code developers.</w:t>
      </w:r>
    </w:p>
    <w:p>
      <w:pPr>
        <w:rPr>
          <w:rFonts w:ascii="华文中宋" w:hAnsi="华文中宋" w:eastAsia="华文中宋"/>
          <w:sz w:val="28"/>
          <w:szCs w:val="28"/>
        </w:rPr>
      </w:pPr>
      <w:r>
        <w:rPr>
          <w:rFonts w:hint="eastAsia" w:ascii="华文中宋" w:hAnsi="华文中宋" w:eastAsia="华文中宋"/>
          <w:sz w:val="28"/>
          <w:szCs w:val="28"/>
        </w:rPr>
        <w:t>实际上，使用托管语言通常只是意味着与本机代码开发人员相比，开发人员有一系列值得关注的问题</w:t>
      </w:r>
    </w:p>
    <w:p>
      <w:pPr>
        <w:rPr>
          <w:rFonts w:ascii="华文中宋" w:hAnsi="华文中宋" w:eastAsia="华文中宋"/>
          <w:sz w:val="28"/>
          <w:szCs w:val="28"/>
        </w:rPr>
      </w:pPr>
      <w:r>
        <w:rPr>
          <w:rFonts w:ascii="华文中宋" w:hAnsi="华文中宋" w:eastAsia="华文中宋"/>
          <w:sz w:val="28"/>
          <w:szCs w:val="28"/>
        </w:rPr>
        <w:t xml:space="preserve">As such, choosing to use a managed language is partly a matter of </w:t>
      </w:r>
      <w:commentRangeStart w:id="120"/>
      <w:r>
        <w:rPr>
          <w:rFonts w:ascii="华文中宋" w:hAnsi="华文中宋" w:eastAsia="华文中宋"/>
          <w:sz w:val="28"/>
          <w:szCs w:val="28"/>
        </w:rPr>
        <w:t>preference</w:t>
      </w:r>
      <w:commentRangeEnd w:id="120"/>
      <w:r>
        <w:rPr>
          <w:rStyle w:val="9"/>
        </w:rPr>
        <w:commentReference w:id="120"/>
      </w:r>
      <w:r>
        <w:rPr>
          <w:rFonts w:ascii="华文中宋" w:hAnsi="华文中宋" w:eastAsia="华文中宋"/>
          <w:sz w:val="28"/>
          <w:szCs w:val="28"/>
        </w:rPr>
        <w:t xml:space="preserve">, and partly a </w:t>
      </w:r>
      <w:commentRangeStart w:id="121"/>
      <w:r>
        <w:rPr>
          <w:rFonts w:ascii="华文中宋" w:hAnsi="华文中宋" w:eastAsia="华文中宋"/>
          <w:sz w:val="28"/>
          <w:szCs w:val="28"/>
        </w:rPr>
        <w:t xml:space="preserve">compromise </w:t>
      </w:r>
      <w:commentRangeEnd w:id="121"/>
      <w:r>
        <w:rPr>
          <w:rStyle w:val="9"/>
        </w:rPr>
        <w:commentReference w:id="121"/>
      </w:r>
      <w:r>
        <w:rPr>
          <w:rFonts w:ascii="华文中宋" w:hAnsi="华文中宋" w:eastAsia="华文中宋"/>
          <w:sz w:val="28"/>
          <w:szCs w:val="28"/>
        </w:rPr>
        <w:t>of control over development speed.</w:t>
      </w:r>
    </w:p>
    <w:p>
      <w:pPr>
        <w:rPr>
          <w:rFonts w:hint="eastAsia" w:ascii="华文中宋" w:hAnsi="华文中宋" w:eastAsia="华文中宋"/>
          <w:strike/>
          <w:dstrike w:val="0"/>
          <w:sz w:val="28"/>
          <w:szCs w:val="28"/>
          <w:u w:val="single"/>
          <w:lang w:val="en-US" w:eastAsia="zh-CN"/>
        </w:rPr>
      </w:pPr>
      <w:r>
        <w:rPr>
          <w:rFonts w:hint="eastAsia" w:ascii="华文中宋" w:hAnsi="华文中宋" w:eastAsia="华文中宋"/>
          <w:sz w:val="28"/>
          <w:szCs w:val="28"/>
        </w:rPr>
        <w:t>因此，选择使用托管语言部分是偏好问题，部分是对开发速度的控制权的妥协。</w:t>
      </w:r>
    </w:p>
    <w:p>
      <w:pPr>
        <w:rPr>
          <w:rFonts w:ascii="华文中宋" w:hAnsi="华文中宋" w:eastAsia="华文中宋"/>
          <w:sz w:val="28"/>
          <w:szCs w:val="28"/>
        </w:rPr>
      </w:pPr>
    </w:p>
    <w:p>
      <w:pPr>
        <w:rPr>
          <w:rFonts w:ascii="华文中宋" w:hAnsi="华文中宋" w:eastAsia="华文中宋"/>
          <w:sz w:val="28"/>
          <w:szCs w:val="28"/>
        </w:rPr>
      </w:pPr>
      <w:r>
        <w:rPr>
          <w:rFonts w:ascii="华文中宋" w:hAnsi="华文中宋" w:eastAsia="华文中宋"/>
          <w:sz w:val="28"/>
          <w:szCs w:val="28"/>
        </w:rPr>
        <w:t>The compilation process</w:t>
      </w:r>
    </w:p>
    <w:p>
      <w:pPr>
        <w:rPr>
          <w:rFonts w:ascii="华文中宋" w:hAnsi="华文中宋" w:eastAsia="华文中宋"/>
          <w:sz w:val="28"/>
          <w:szCs w:val="28"/>
        </w:rPr>
      </w:pPr>
      <w:r>
        <w:rPr>
          <w:rFonts w:hint="eastAsia" w:ascii="华文中宋" w:hAnsi="华文中宋" w:eastAsia="华文中宋"/>
          <w:sz w:val="28"/>
          <w:szCs w:val="28"/>
        </w:rPr>
        <w:t>编译过程</w:t>
      </w:r>
    </w:p>
    <w:p>
      <w:pPr>
        <w:rPr>
          <w:rFonts w:ascii="华文中宋" w:hAnsi="华文中宋" w:eastAsia="华文中宋"/>
          <w:sz w:val="28"/>
          <w:szCs w:val="28"/>
        </w:rPr>
      </w:pPr>
      <w:r>
        <w:rPr>
          <w:rFonts w:ascii="华文中宋" w:hAnsi="华文中宋" w:eastAsia="华文中宋"/>
          <w:sz w:val="28"/>
          <w:szCs w:val="28"/>
        </w:rPr>
        <w:t xml:space="preserve">When we make changes to our C# code, it is typically compiled </w:t>
      </w:r>
      <w:commentRangeStart w:id="122"/>
      <w:r>
        <w:rPr>
          <w:rFonts w:ascii="华文中宋" w:hAnsi="华文中宋" w:eastAsia="华文中宋"/>
          <w:sz w:val="28"/>
          <w:szCs w:val="28"/>
        </w:rPr>
        <w:t xml:space="preserve">immediately </w:t>
      </w:r>
      <w:commentRangeEnd w:id="122"/>
      <w:r>
        <w:rPr>
          <w:rStyle w:val="9"/>
        </w:rPr>
        <w:commentReference w:id="122"/>
      </w:r>
      <w:r>
        <w:rPr>
          <w:rFonts w:ascii="华文中宋" w:hAnsi="华文中宋" w:eastAsia="华文中宋"/>
          <w:sz w:val="28"/>
          <w:szCs w:val="28"/>
        </w:rPr>
        <w:t xml:space="preserve">after we switch back from our </w:t>
      </w:r>
      <w:commentRangeStart w:id="123"/>
      <w:r>
        <w:rPr>
          <w:rFonts w:ascii="华文中宋" w:hAnsi="华文中宋" w:eastAsia="华文中宋"/>
          <w:sz w:val="28"/>
          <w:szCs w:val="28"/>
        </w:rPr>
        <w:t xml:space="preserve">favorite </w:t>
      </w:r>
      <w:commentRangeEnd w:id="123"/>
      <w:r>
        <w:rPr>
          <w:rStyle w:val="9"/>
        </w:rPr>
        <w:commentReference w:id="123"/>
      </w:r>
      <w:r>
        <w:rPr>
          <w:rFonts w:ascii="华文中宋" w:hAnsi="华文中宋" w:eastAsia="华文中宋"/>
          <w:sz w:val="28"/>
          <w:szCs w:val="28"/>
        </w:rPr>
        <w:t>IDE(which is typically either MonoDevelop or, the much more feature-</w:t>
      </w:r>
      <w:commentRangeStart w:id="124"/>
      <w:r>
        <w:rPr>
          <w:rFonts w:ascii="华文中宋" w:hAnsi="华文中宋" w:eastAsia="华文中宋"/>
          <w:sz w:val="28"/>
          <w:szCs w:val="28"/>
        </w:rPr>
        <w:t xml:space="preserve">rich </w:t>
      </w:r>
      <w:commentRangeEnd w:id="124"/>
      <w:r>
        <w:rPr>
          <w:rStyle w:val="9"/>
        </w:rPr>
        <w:commentReference w:id="124"/>
      </w:r>
      <w:r>
        <w:rPr>
          <w:rFonts w:ascii="华文中宋" w:hAnsi="华文中宋" w:eastAsia="华文中宋"/>
          <w:sz w:val="28"/>
          <w:szCs w:val="28"/>
        </w:rPr>
        <w:t>Visual Studio) to the Unity Editor.</w:t>
      </w:r>
    </w:p>
    <w:p>
      <w:pPr>
        <w:rPr>
          <w:rFonts w:ascii="华文中宋" w:hAnsi="华文中宋" w:eastAsia="华文中宋"/>
          <w:sz w:val="28"/>
          <w:szCs w:val="28"/>
        </w:rPr>
      </w:pPr>
      <w:r>
        <w:rPr>
          <w:rFonts w:hint="eastAsia" w:ascii="华文中宋" w:hAnsi="华文中宋" w:eastAsia="华文中宋"/>
          <w:sz w:val="28"/>
          <w:szCs w:val="28"/>
        </w:rPr>
        <w:t>当我们对c#代码做更改的时候，它通常是在我们从最喜欢的IDE(通常是MonoDevelop 或者功能更为强大Visual Studio）切换回Unity Editor后立即编译；</w:t>
      </w:r>
    </w:p>
    <w:p>
      <w:pPr>
        <w:rPr>
          <w:rFonts w:ascii="华文中宋" w:hAnsi="华文中宋" w:eastAsia="华文中宋"/>
          <w:sz w:val="28"/>
          <w:szCs w:val="28"/>
        </w:rPr>
      </w:pPr>
      <w:r>
        <w:rPr>
          <w:rFonts w:ascii="华文中宋" w:hAnsi="华文中宋" w:eastAsia="华文中宋"/>
          <w:sz w:val="28"/>
          <w:szCs w:val="28"/>
        </w:rPr>
        <w:t xml:space="preserve">However, the C# code is not converted directly into machine code, as we would </w:t>
      </w:r>
      <w:commentRangeStart w:id="125"/>
      <w:r>
        <w:rPr>
          <w:rFonts w:ascii="华文中宋" w:hAnsi="华文中宋" w:eastAsia="华文中宋"/>
          <w:sz w:val="28"/>
          <w:szCs w:val="28"/>
        </w:rPr>
        <w:t xml:space="preserve">expect </w:t>
      </w:r>
      <w:commentRangeEnd w:id="125"/>
      <w:r>
        <w:rPr>
          <w:rStyle w:val="9"/>
        </w:rPr>
        <w:commentReference w:id="125"/>
      </w:r>
      <w:r>
        <w:rPr>
          <w:rFonts w:ascii="华文中宋" w:hAnsi="华文中宋" w:eastAsia="华文中宋"/>
          <w:sz w:val="28"/>
          <w:szCs w:val="28"/>
        </w:rPr>
        <w:t xml:space="preserve">to happen with static compilers in the land of c++. </w:t>
      </w:r>
    </w:p>
    <w:p>
      <w:pPr>
        <w:rPr>
          <w:rFonts w:ascii="华文中宋" w:hAnsi="华文中宋" w:eastAsia="华文中宋"/>
          <w:sz w:val="28"/>
          <w:szCs w:val="28"/>
        </w:rPr>
      </w:pPr>
      <w:r>
        <w:rPr>
          <w:rFonts w:hint="eastAsia" w:ascii="华文中宋" w:hAnsi="华文中宋" w:eastAsia="华文中宋"/>
          <w:sz w:val="28"/>
          <w:szCs w:val="28"/>
        </w:rPr>
        <w:t>然而，C#代码并不能直接转化为机器语言，正如我们期望的那样C++编译器中的静态编译器会发生什么。</w:t>
      </w:r>
    </w:p>
    <w:p>
      <w:pPr>
        <w:rPr>
          <w:rFonts w:ascii="华文中宋" w:hAnsi="华文中宋" w:eastAsia="华文中宋"/>
          <w:sz w:val="28"/>
          <w:szCs w:val="28"/>
        </w:rPr>
      </w:pPr>
      <w:r>
        <w:rPr>
          <w:rFonts w:hint="eastAsia" w:ascii="华文中宋" w:hAnsi="华文中宋" w:eastAsia="华文中宋"/>
          <w:sz w:val="28"/>
          <w:szCs w:val="28"/>
        </w:rPr>
        <w:t xml:space="preserve">Instead, the code is converted into an intermediate language called Common Intermediate Language(CIL), which is an abstraction </w:t>
      </w:r>
      <w:commentRangeStart w:id="126"/>
      <w:r>
        <w:rPr>
          <w:rFonts w:hint="eastAsia" w:ascii="华文中宋" w:hAnsi="华文中宋" w:eastAsia="华文中宋"/>
          <w:sz w:val="28"/>
          <w:szCs w:val="28"/>
        </w:rPr>
        <w:t xml:space="preserve">above </w:t>
      </w:r>
      <w:commentRangeEnd w:id="126"/>
      <w:r>
        <w:rPr>
          <w:rStyle w:val="9"/>
        </w:rPr>
        <w:commentReference w:id="126"/>
      </w:r>
      <w:r>
        <w:rPr>
          <w:rFonts w:hint="eastAsia" w:ascii="华文中宋" w:hAnsi="华文中宋" w:eastAsia="华文中宋"/>
          <w:sz w:val="28"/>
          <w:szCs w:val="28"/>
        </w:rPr>
        <w:t>native code.</w:t>
      </w:r>
    </w:p>
    <w:p>
      <w:pPr>
        <w:rPr>
          <w:rFonts w:ascii="华文中宋" w:hAnsi="华文中宋" w:eastAsia="华文中宋"/>
          <w:sz w:val="28"/>
          <w:szCs w:val="28"/>
        </w:rPr>
      </w:pPr>
      <w:r>
        <w:rPr>
          <w:rFonts w:hint="eastAsia" w:ascii="华文中宋" w:hAnsi="华文中宋" w:eastAsia="华文中宋"/>
          <w:sz w:val="28"/>
          <w:szCs w:val="28"/>
        </w:rPr>
        <w:t>相反，代码被直接转化为一种中间语言，称为公共中间语言（CIL），它是在本地代码之上的抽象。</w:t>
      </w:r>
    </w:p>
    <w:p>
      <w:pPr>
        <w:rPr>
          <w:rFonts w:ascii="华文中宋" w:hAnsi="华文中宋" w:eastAsia="华文中宋"/>
          <w:sz w:val="28"/>
          <w:szCs w:val="28"/>
        </w:rPr>
      </w:pPr>
      <w:r>
        <w:rPr>
          <w:rFonts w:ascii="华文中宋" w:hAnsi="华文中宋" w:eastAsia="华文中宋"/>
          <w:sz w:val="28"/>
          <w:szCs w:val="28"/>
        </w:rPr>
        <w:t xml:space="preserve">CIL is similar to Java bytecode, </w:t>
      </w:r>
      <w:commentRangeStart w:id="127"/>
      <w:r>
        <w:rPr>
          <w:rFonts w:ascii="华文中宋" w:hAnsi="华文中宋" w:eastAsia="华文中宋"/>
          <w:sz w:val="28"/>
          <w:szCs w:val="28"/>
        </w:rPr>
        <w:t xml:space="preserve">upon </w:t>
      </w:r>
      <w:commentRangeEnd w:id="127"/>
      <w:r>
        <w:rPr>
          <w:rStyle w:val="9"/>
        </w:rPr>
        <w:commentReference w:id="127"/>
      </w:r>
      <w:r>
        <w:rPr>
          <w:rFonts w:ascii="华文中宋" w:hAnsi="华文中宋" w:eastAsia="华文中宋"/>
          <w:sz w:val="28"/>
          <w:szCs w:val="28"/>
        </w:rPr>
        <w:t xml:space="preserve">which it is based, but CIL code is </w:t>
      </w:r>
      <w:commentRangeStart w:id="128"/>
      <w:r>
        <w:rPr>
          <w:rFonts w:ascii="华文中宋" w:hAnsi="华文中宋" w:eastAsia="华文中宋"/>
          <w:sz w:val="28"/>
          <w:szCs w:val="28"/>
        </w:rPr>
        <w:t xml:space="preserve">entirely </w:t>
      </w:r>
      <w:commentRangeEnd w:id="128"/>
      <w:r>
        <w:rPr>
          <w:rStyle w:val="9"/>
        </w:rPr>
        <w:commentReference w:id="128"/>
      </w:r>
      <w:r>
        <w:rPr>
          <w:rFonts w:ascii="华文中宋" w:hAnsi="华文中宋" w:eastAsia="华文中宋"/>
          <w:sz w:val="28"/>
          <w:szCs w:val="28"/>
        </w:rPr>
        <w:t>useless on its own, as CPUs have no idea how to run the instructions defined in this language.</w:t>
      </w:r>
    </w:p>
    <w:p>
      <w:pPr>
        <w:rPr>
          <w:rFonts w:ascii="华文中宋" w:hAnsi="华文中宋" w:eastAsia="华文中宋"/>
          <w:sz w:val="28"/>
          <w:szCs w:val="28"/>
        </w:rPr>
      </w:pPr>
      <w:r>
        <w:rPr>
          <w:rFonts w:hint="eastAsia" w:ascii="华文中宋" w:hAnsi="华文中宋" w:eastAsia="华文中宋"/>
          <w:sz w:val="28"/>
          <w:szCs w:val="28"/>
        </w:rPr>
        <w:t>CIL跟Java的 ByteCode（字节码）类似，基于Java bytecode，但是CIL代码本身是完全没有用的， 因为CPUs不知道如何运行在该语言中定义的指令；</w:t>
      </w:r>
    </w:p>
    <w:p>
      <w:pPr>
        <w:rPr>
          <w:rFonts w:ascii="华文中宋" w:hAnsi="华文中宋" w:eastAsia="华文中宋"/>
          <w:sz w:val="28"/>
          <w:szCs w:val="28"/>
        </w:rPr>
      </w:pPr>
      <w:r>
        <w:rPr>
          <w:rFonts w:ascii="华文中宋" w:hAnsi="华文中宋" w:eastAsia="华文中宋"/>
          <w:sz w:val="28"/>
          <w:szCs w:val="28"/>
        </w:rPr>
        <w:t xml:space="preserve">At runtime, this intermediate code is run though the Mono Virtual Machine(VM), which is an </w:t>
      </w:r>
      <w:commentRangeStart w:id="129"/>
      <w:r>
        <w:rPr>
          <w:rFonts w:ascii="华文中宋" w:hAnsi="华文中宋" w:eastAsia="华文中宋"/>
          <w:sz w:val="28"/>
          <w:szCs w:val="28"/>
        </w:rPr>
        <w:t xml:space="preserve">infrastructure </w:t>
      </w:r>
      <w:commentRangeEnd w:id="129"/>
      <w:r>
        <w:rPr>
          <w:rStyle w:val="9"/>
        </w:rPr>
        <w:commentReference w:id="129"/>
      </w:r>
      <w:r>
        <w:rPr>
          <w:rFonts w:ascii="华文中宋" w:hAnsi="华文中宋" w:eastAsia="华文中宋"/>
          <w:sz w:val="28"/>
          <w:szCs w:val="28"/>
        </w:rPr>
        <w:t xml:space="preserve">component that allows the same code to run against multiple platforms without needing to change the code itself. </w:t>
      </w:r>
    </w:p>
    <w:p>
      <w:pPr>
        <w:rPr>
          <w:rFonts w:ascii="华文中宋" w:hAnsi="华文中宋" w:eastAsia="华文中宋"/>
          <w:sz w:val="28"/>
          <w:szCs w:val="28"/>
        </w:rPr>
      </w:pPr>
      <w:r>
        <w:rPr>
          <w:rFonts w:hint="eastAsia" w:ascii="华文中宋" w:hAnsi="华文中宋" w:eastAsia="华文中宋"/>
          <w:sz w:val="28"/>
          <w:szCs w:val="28"/>
        </w:rPr>
        <w:t>在运行时，此中间代码通过Mono虚拟机（VM)运行,它是基础结构组件，它允许同一代码在多个平台运行，而不需要改变代码本身；</w:t>
      </w:r>
    </w:p>
    <w:p>
      <w:pPr>
        <w:rPr>
          <w:rFonts w:ascii="华文中宋" w:hAnsi="华文中宋" w:eastAsia="华文中宋"/>
          <w:sz w:val="28"/>
          <w:szCs w:val="28"/>
        </w:rPr>
      </w:pPr>
      <w:r>
        <w:rPr>
          <w:rFonts w:ascii="华文中宋" w:hAnsi="华文中宋" w:eastAsia="华文中宋"/>
          <w:sz w:val="28"/>
          <w:szCs w:val="28"/>
        </w:rPr>
        <w:t xml:space="preserve">This is an </w:t>
      </w:r>
      <w:commentRangeStart w:id="130"/>
      <w:r>
        <w:rPr>
          <w:rFonts w:ascii="华文中宋" w:hAnsi="华文中宋" w:eastAsia="华文中宋"/>
          <w:sz w:val="28"/>
          <w:szCs w:val="28"/>
        </w:rPr>
        <w:t xml:space="preserve">implementation </w:t>
      </w:r>
      <w:commentRangeEnd w:id="130"/>
      <w:r>
        <w:rPr>
          <w:rStyle w:val="9"/>
        </w:rPr>
        <w:commentReference w:id="130"/>
      </w:r>
      <w:r>
        <w:rPr>
          <w:rFonts w:ascii="华文中宋" w:hAnsi="华文中宋" w:eastAsia="华文中宋"/>
          <w:sz w:val="28"/>
          <w:szCs w:val="28"/>
        </w:rPr>
        <w:t xml:space="preserve">of the .Net Common Language Runtime or CLR. </w:t>
      </w:r>
    </w:p>
    <w:p>
      <w:pPr>
        <w:rPr>
          <w:rFonts w:ascii="华文中宋" w:hAnsi="华文中宋" w:eastAsia="华文中宋"/>
          <w:sz w:val="28"/>
          <w:szCs w:val="28"/>
        </w:rPr>
      </w:pPr>
      <w:r>
        <w:rPr>
          <w:rFonts w:hint="eastAsia" w:ascii="华文中宋" w:hAnsi="华文中宋" w:eastAsia="华文中宋"/>
          <w:sz w:val="28"/>
          <w:szCs w:val="28"/>
        </w:rPr>
        <w:t>这是.Net公共语言运行时或CLR的实现。</w:t>
      </w:r>
    </w:p>
    <w:p>
      <w:pPr>
        <w:rPr>
          <w:rFonts w:ascii="华文中宋" w:hAnsi="华文中宋" w:eastAsia="华文中宋"/>
          <w:sz w:val="28"/>
          <w:szCs w:val="28"/>
        </w:rPr>
      </w:pPr>
      <w:r>
        <w:rPr>
          <w:rFonts w:ascii="华文中宋" w:hAnsi="华文中宋" w:eastAsia="华文中宋"/>
          <w:sz w:val="28"/>
          <w:szCs w:val="28"/>
        </w:rPr>
        <w:t xml:space="preserve">If we’re running on IOS, we run on the Ios-based Virtual Machine infrastructure, and if we’re running on Linux, then we simply use a different one that is </w:t>
      </w:r>
      <w:commentRangeStart w:id="131"/>
      <w:r>
        <w:rPr>
          <w:rFonts w:ascii="华文中宋" w:hAnsi="华文中宋" w:eastAsia="华文中宋"/>
          <w:sz w:val="28"/>
          <w:szCs w:val="28"/>
        </w:rPr>
        <w:t xml:space="preserve">better </w:t>
      </w:r>
      <w:commentRangeEnd w:id="131"/>
      <w:r>
        <w:rPr>
          <w:rStyle w:val="9"/>
        </w:rPr>
        <w:commentReference w:id="131"/>
      </w:r>
      <w:commentRangeStart w:id="132"/>
      <w:r>
        <w:rPr>
          <w:rFonts w:ascii="华文中宋" w:hAnsi="华文中宋" w:eastAsia="华文中宋"/>
          <w:sz w:val="28"/>
          <w:szCs w:val="28"/>
        </w:rPr>
        <w:t xml:space="preserve">suited </w:t>
      </w:r>
      <w:commentRangeEnd w:id="132"/>
      <w:r>
        <w:rPr>
          <w:rStyle w:val="9"/>
        </w:rPr>
        <w:commentReference w:id="132"/>
      </w:r>
      <w:r>
        <w:rPr>
          <w:rFonts w:ascii="华文中宋" w:hAnsi="华文中宋" w:eastAsia="华文中宋"/>
          <w:sz w:val="28"/>
          <w:szCs w:val="28"/>
        </w:rPr>
        <w:t>for Linux.</w:t>
      </w:r>
    </w:p>
    <w:p>
      <w:pPr>
        <w:rPr>
          <w:rFonts w:ascii="华文中宋" w:hAnsi="华文中宋" w:eastAsia="华文中宋"/>
          <w:sz w:val="28"/>
          <w:szCs w:val="28"/>
        </w:rPr>
      </w:pPr>
      <w:r>
        <w:rPr>
          <w:rFonts w:hint="eastAsia" w:ascii="华文中宋" w:hAnsi="华文中宋" w:eastAsia="华文中宋"/>
          <w:sz w:val="28"/>
          <w:szCs w:val="28"/>
        </w:rPr>
        <w:t>如果我们在Ios上运行，我们运行基于IOS基本虚拟机的基础结构，如果我们在Linux上运行，那么我们只需要使用一个更适合linux的。</w:t>
      </w:r>
    </w:p>
    <w:p>
      <w:pPr>
        <w:rPr>
          <w:rFonts w:ascii="华文中宋" w:hAnsi="华文中宋" w:eastAsia="华文中宋"/>
          <w:sz w:val="28"/>
          <w:szCs w:val="28"/>
        </w:rPr>
      </w:pPr>
      <w:r>
        <w:rPr>
          <w:rFonts w:ascii="华文中宋" w:hAnsi="华文中宋" w:eastAsia="华文中宋"/>
          <w:sz w:val="28"/>
          <w:szCs w:val="28"/>
        </w:rPr>
        <w:t xml:space="preserve">Within the CLR, the intermediate CIL code will </w:t>
      </w:r>
      <w:commentRangeStart w:id="133"/>
      <w:r>
        <w:rPr>
          <w:rFonts w:ascii="华文中宋" w:hAnsi="华文中宋" w:eastAsia="华文中宋"/>
          <w:sz w:val="28"/>
          <w:szCs w:val="28"/>
        </w:rPr>
        <w:t xml:space="preserve">actually </w:t>
      </w:r>
      <w:commentRangeEnd w:id="133"/>
      <w:r>
        <w:commentReference w:id="133"/>
      </w:r>
      <w:r>
        <w:rPr>
          <w:rFonts w:ascii="华文中宋" w:hAnsi="华文中宋" w:eastAsia="华文中宋"/>
          <w:sz w:val="28"/>
          <w:szCs w:val="28"/>
        </w:rPr>
        <w:t xml:space="preserve">by compiled into native code on demand. </w:t>
      </w:r>
    </w:p>
    <w:p>
      <w:pPr>
        <w:rPr>
          <w:rFonts w:ascii="华文中宋" w:hAnsi="华文中宋" w:eastAsia="华文中宋"/>
          <w:sz w:val="28"/>
          <w:szCs w:val="28"/>
        </w:rPr>
      </w:pPr>
      <w:r>
        <w:rPr>
          <w:rFonts w:hint="eastAsia" w:ascii="华文中宋" w:hAnsi="华文中宋" w:eastAsia="华文中宋"/>
          <w:sz w:val="28"/>
          <w:szCs w:val="28"/>
        </w:rPr>
        <w:t>在CLR中，中间CIL代码实际上将按照需求编译为本地代码。</w:t>
      </w:r>
    </w:p>
    <w:p>
      <w:pPr>
        <w:rPr>
          <w:rFonts w:ascii="华文中宋" w:hAnsi="华文中宋" w:eastAsia="华文中宋"/>
          <w:sz w:val="28"/>
          <w:szCs w:val="28"/>
        </w:rPr>
      </w:pPr>
      <w:r>
        <w:rPr>
          <w:rFonts w:ascii="华文中宋" w:hAnsi="华文中宋" w:eastAsia="华文中宋"/>
          <w:sz w:val="28"/>
          <w:szCs w:val="28"/>
        </w:rPr>
        <w:t>This on-</w:t>
      </w:r>
      <w:commentRangeStart w:id="134"/>
      <w:r>
        <w:rPr>
          <w:rFonts w:ascii="华文中宋" w:hAnsi="华文中宋" w:eastAsia="华文中宋"/>
          <w:sz w:val="28"/>
          <w:szCs w:val="28"/>
        </w:rPr>
        <w:t xml:space="preserve">demand </w:t>
      </w:r>
      <w:commentRangeEnd w:id="134"/>
      <w:r>
        <w:rPr>
          <w:rStyle w:val="9"/>
        </w:rPr>
        <w:commentReference w:id="134"/>
      </w:r>
      <w:r>
        <w:rPr>
          <w:rFonts w:ascii="华文中宋" w:hAnsi="华文中宋" w:eastAsia="华文中宋"/>
          <w:sz w:val="28"/>
          <w:szCs w:val="28"/>
        </w:rPr>
        <w:t>native compilation can be accomplished either by an Ahead-of-Time(AOT) or Just-In-Time(JIT) compiler, depending on which platform is being targeted.</w:t>
      </w:r>
    </w:p>
    <w:p>
      <w:pPr>
        <w:rPr>
          <w:rFonts w:ascii="华文中宋" w:hAnsi="华文中宋" w:eastAsia="华文中宋"/>
          <w:sz w:val="28"/>
          <w:szCs w:val="28"/>
        </w:rPr>
      </w:pPr>
      <w:r>
        <w:rPr>
          <w:rFonts w:hint="eastAsia" w:ascii="华文中宋" w:hAnsi="华文中宋" w:eastAsia="华文中宋"/>
          <w:sz w:val="28"/>
          <w:szCs w:val="28"/>
        </w:rPr>
        <w:t>这个按需求本机编译可以通过一个Ahead-of-Time（AOT）或者Just-In-Time(JIT）编译完成，具体取决于所针对的平台。</w:t>
      </w:r>
    </w:p>
    <w:p>
      <w:pPr>
        <w:rPr>
          <w:rFonts w:ascii="华文中宋" w:hAnsi="华文中宋" w:eastAsia="华文中宋"/>
          <w:sz w:val="28"/>
          <w:szCs w:val="28"/>
        </w:rPr>
      </w:pPr>
      <w:r>
        <w:rPr>
          <w:rFonts w:ascii="华文中宋" w:hAnsi="华文中宋" w:eastAsia="华文中宋"/>
          <w:sz w:val="28"/>
          <w:szCs w:val="28"/>
        </w:rPr>
        <w:t xml:space="preserve">These compilers allow code </w:t>
      </w:r>
      <w:commentRangeStart w:id="135"/>
      <w:r>
        <w:rPr>
          <w:rFonts w:ascii="华文中宋" w:hAnsi="华文中宋" w:eastAsia="华文中宋"/>
          <w:sz w:val="28"/>
          <w:szCs w:val="28"/>
        </w:rPr>
        <w:t xml:space="preserve">segments </w:t>
      </w:r>
      <w:commentRangeEnd w:id="135"/>
      <w:r>
        <w:rPr>
          <w:rStyle w:val="9"/>
        </w:rPr>
        <w:commentReference w:id="135"/>
      </w:r>
      <w:r>
        <w:rPr>
          <w:rFonts w:ascii="华文中宋" w:hAnsi="华文中宋" w:eastAsia="华文中宋"/>
          <w:sz w:val="28"/>
          <w:szCs w:val="28"/>
        </w:rPr>
        <w:t xml:space="preserve">to be compiled into native code (that is, machine code </w:t>
      </w:r>
      <w:commentRangeStart w:id="136"/>
      <w:r>
        <w:rPr>
          <w:rFonts w:ascii="华文中宋" w:hAnsi="华文中宋" w:eastAsia="华文中宋"/>
          <w:sz w:val="28"/>
          <w:szCs w:val="28"/>
        </w:rPr>
        <w:t xml:space="preserve">specific </w:t>
      </w:r>
      <w:commentRangeEnd w:id="136"/>
      <w:r>
        <w:rPr>
          <w:rStyle w:val="9"/>
        </w:rPr>
        <w:commentReference w:id="136"/>
      </w:r>
      <w:r>
        <w:rPr>
          <w:rFonts w:ascii="华文中宋" w:hAnsi="华文中宋" w:eastAsia="华文中宋"/>
          <w:sz w:val="28"/>
          <w:szCs w:val="28"/>
        </w:rPr>
        <w:t>to the OS it is running against), and the main difference between the two types is when the code is compiled.</w:t>
      </w:r>
    </w:p>
    <w:p>
      <w:pPr>
        <w:rPr>
          <w:rFonts w:ascii="华文中宋" w:hAnsi="华文中宋" w:eastAsia="华文中宋"/>
          <w:sz w:val="28"/>
          <w:szCs w:val="28"/>
        </w:rPr>
      </w:pPr>
      <w:r>
        <w:rPr>
          <w:rFonts w:hint="eastAsia" w:ascii="华文中宋" w:hAnsi="华文中宋" w:eastAsia="华文中宋"/>
          <w:sz w:val="28"/>
          <w:szCs w:val="28"/>
        </w:rPr>
        <w:t>这个编译允许代码段到编译为本地代码（既，针对其运行的OS特定的机器代码），并且两种类型之间的主要区别在于在代码编译的时候；</w:t>
      </w:r>
    </w:p>
    <w:p>
      <w:pPr>
        <w:rPr>
          <w:rFonts w:ascii="华文中宋" w:hAnsi="华文中宋" w:eastAsia="华文中宋"/>
          <w:sz w:val="28"/>
          <w:szCs w:val="28"/>
        </w:rPr>
      </w:pPr>
      <w:r>
        <w:rPr>
          <w:rFonts w:ascii="华文中宋" w:hAnsi="华文中宋" w:eastAsia="华文中宋"/>
          <w:sz w:val="28"/>
          <w:szCs w:val="28"/>
        </w:rPr>
        <w:t>AOT compilation happens early(ahead of time), either during the build process or during initialization.</w:t>
      </w:r>
    </w:p>
    <w:p>
      <w:pPr>
        <w:rPr>
          <w:rFonts w:ascii="华文中宋" w:hAnsi="华文中宋" w:eastAsia="华文中宋"/>
          <w:sz w:val="28"/>
          <w:szCs w:val="28"/>
        </w:rPr>
      </w:pPr>
      <w:r>
        <w:rPr>
          <w:rFonts w:hint="eastAsia" w:ascii="华文中宋" w:hAnsi="华文中宋" w:eastAsia="华文中宋"/>
          <w:sz w:val="28"/>
          <w:szCs w:val="28"/>
        </w:rPr>
        <w:t>AOT编译早于（提前）发生，无论是在生成过程中还是在初始化过程中；</w:t>
      </w:r>
    </w:p>
    <w:p>
      <w:pPr>
        <w:rPr>
          <w:rFonts w:ascii="华文中宋" w:hAnsi="华文中宋" w:eastAsia="华文中宋"/>
          <w:sz w:val="28"/>
          <w:szCs w:val="28"/>
        </w:rPr>
      </w:pPr>
      <w:r>
        <w:rPr>
          <w:rFonts w:ascii="华文中宋" w:hAnsi="华文中宋" w:eastAsia="华文中宋"/>
          <w:sz w:val="28"/>
          <w:szCs w:val="28"/>
        </w:rPr>
        <w:t xml:space="preserve">In either case, the code has been </w:t>
      </w:r>
      <w:commentRangeStart w:id="137"/>
      <w:r>
        <w:rPr>
          <w:rFonts w:ascii="华文中宋" w:hAnsi="华文中宋" w:eastAsia="华文中宋"/>
          <w:sz w:val="28"/>
          <w:szCs w:val="28"/>
        </w:rPr>
        <w:t xml:space="preserve">precompiled </w:t>
      </w:r>
      <w:commentRangeEnd w:id="137"/>
      <w:r>
        <w:rPr>
          <w:rStyle w:val="9"/>
        </w:rPr>
        <w:commentReference w:id="137"/>
      </w:r>
      <w:r>
        <w:rPr>
          <w:rFonts w:ascii="华文中宋" w:hAnsi="华文中宋" w:eastAsia="华文中宋"/>
          <w:sz w:val="28"/>
          <w:szCs w:val="28"/>
        </w:rPr>
        <w:t xml:space="preserve">and no </w:t>
      </w:r>
      <w:commentRangeStart w:id="138"/>
      <w:r>
        <w:rPr>
          <w:rFonts w:ascii="华文中宋" w:hAnsi="华文中宋" w:eastAsia="华文中宋"/>
          <w:sz w:val="28"/>
          <w:szCs w:val="28"/>
        </w:rPr>
        <w:t xml:space="preserve">further </w:t>
      </w:r>
      <w:commentRangeEnd w:id="138"/>
      <w:r>
        <w:rPr>
          <w:rStyle w:val="9"/>
        </w:rPr>
        <w:commentReference w:id="138"/>
      </w:r>
      <w:r>
        <w:rPr>
          <w:rFonts w:ascii="华文中宋" w:hAnsi="华文中宋" w:eastAsia="华文中宋"/>
          <w:sz w:val="28"/>
          <w:szCs w:val="28"/>
        </w:rPr>
        <w:t xml:space="preserve">runtime costs are inflicted due to </w:t>
      </w:r>
      <w:r>
        <w:rPr>
          <w:rFonts w:hint="eastAsia" w:ascii="华文中宋" w:hAnsi="华文中宋" w:eastAsia="华文中宋"/>
          <w:sz w:val="28"/>
          <w:szCs w:val="28"/>
        </w:rPr>
        <w:t>d</w:t>
      </w:r>
      <w:r>
        <w:rPr>
          <w:rFonts w:ascii="华文中宋" w:hAnsi="华文中宋" w:eastAsia="华文中宋"/>
          <w:sz w:val="28"/>
          <w:szCs w:val="28"/>
        </w:rPr>
        <w:t xml:space="preserve">ynamic </w:t>
      </w:r>
      <w:commentRangeStart w:id="139"/>
      <w:r>
        <w:rPr>
          <w:rFonts w:ascii="华文中宋" w:hAnsi="华文中宋" w:eastAsia="华文中宋"/>
          <w:sz w:val="28"/>
          <w:szCs w:val="28"/>
        </w:rPr>
        <w:t>compolation</w:t>
      </w:r>
      <w:commentRangeEnd w:id="139"/>
      <w:r>
        <w:rPr>
          <w:rStyle w:val="9"/>
        </w:rPr>
        <w:commentReference w:id="139"/>
      </w:r>
      <w:r>
        <w:rPr>
          <w:rFonts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在这两种情况下，代码都已被预编译，并且由于动态合并，所以没有进一步的运行成本。</w:t>
      </w:r>
    </w:p>
    <w:p>
      <w:pPr>
        <w:rPr>
          <w:rFonts w:ascii="华文中宋" w:hAnsi="华文中宋" w:eastAsia="华文中宋"/>
          <w:sz w:val="28"/>
          <w:szCs w:val="28"/>
        </w:rPr>
      </w:pPr>
      <w:r>
        <w:rPr>
          <w:rFonts w:ascii="华文中宋" w:hAnsi="华文中宋" w:eastAsia="华文中宋"/>
          <w:sz w:val="28"/>
          <w:szCs w:val="28"/>
        </w:rPr>
        <w:t>In the current version of Unity(Version 5.2.2), the only platforms that support AOT compilation are WebGL(and only when UnityScript is being ) and IOS;</w:t>
      </w:r>
    </w:p>
    <w:p>
      <w:pPr>
        <w:rPr>
          <w:rFonts w:ascii="华文中宋" w:hAnsi="华文中宋" w:eastAsia="华文中宋"/>
          <w:sz w:val="28"/>
          <w:szCs w:val="28"/>
        </w:rPr>
      </w:pPr>
      <w:r>
        <w:rPr>
          <w:rFonts w:hint="eastAsia" w:ascii="华文中宋" w:hAnsi="华文中宋" w:eastAsia="华文中宋"/>
          <w:sz w:val="28"/>
          <w:szCs w:val="28"/>
        </w:rPr>
        <w:t>在当前的Unity版本中（版本 5.2.2），支持AOP编译的唯一平台是WebGL（仅仅当UnityScript存在）和Ios。</w:t>
      </w:r>
    </w:p>
    <w:p>
      <w:pPr>
        <w:rPr>
          <w:rFonts w:ascii="华文中宋" w:hAnsi="华文中宋" w:eastAsia="华文中宋"/>
          <w:sz w:val="28"/>
          <w:szCs w:val="28"/>
        </w:rPr>
      </w:pPr>
      <w:r>
        <w:rPr>
          <w:rFonts w:ascii="华文中宋" w:hAnsi="华文中宋" w:eastAsia="华文中宋"/>
          <w:sz w:val="28"/>
          <w:szCs w:val="28"/>
        </w:rPr>
        <w:t xml:space="preserve">JIT compilation happens dynamically at runtime in a </w:t>
      </w:r>
      <w:commentRangeStart w:id="140"/>
      <w:r>
        <w:rPr>
          <w:rFonts w:ascii="华文中宋" w:hAnsi="华文中宋" w:eastAsia="华文中宋"/>
          <w:sz w:val="28"/>
          <w:szCs w:val="28"/>
        </w:rPr>
        <w:t xml:space="preserve">separate </w:t>
      </w:r>
      <w:commentRangeEnd w:id="140"/>
      <w:r>
        <w:rPr>
          <w:rStyle w:val="9"/>
        </w:rPr>
        <w:commentReference w:id="140"/>
      </w:r>
      <w:r>
        <w:rPr>
          <w:rFonts w:ascii="华文中宋" w:hAnsi="华文中宋" w:eastAsia="华文中宋"/>
          <w:sz w:val="28"/>
          <w:szCs w:val="28"/>
        </w:rPr>
        <w:t xml:space="preserve">thread and begins just </w:t>
      </w:r>
      <w:commentRangeStart w:id="141"/>
      <w:r>
        <w:rPr>
          <w:rFonts w:ascii="华文中宋" w:hAnsi="华文中宋" w:eastAsia="华文中宋"/>
          <w:sz w:val="28"/>
          <w:szCs w:val="28"/>
        </w:rPr>
        <w:t>prior to</w:t>
      </w:r>
      <w:commentRangeEnd w:id="141"/>
      <w:r>
        <w:rPr>
          <w:rStyle w:val="9"/>
        </w:rPr>
        <w:commentReference w:id="141"/>
      </w:r>
      <w:r>
        <w:rPr>
          <w:rFonts w:ascii="华文中宋" w:hAnsi="华文中宋" w:eastAsia="华文中宋"/>
          <w:sz w:val="28"/>
          <w:szCs w:val="28"/>
        </w:rPr>
        <w:t xml:space="preserve"> execution (“just in time” for execution). </w:t>
      </w:r>
    </w:p>
    <w:p>
      <w:pPr>
        <w:rPr>
          <w:rFonts w:ascii="华文中宋" w:hAnsi="华文中宋" w:eastAsia="华文中宋"/>
          <w:sz w:val="28"/>
          <w:szCs w:val="28"/>
        </w:rPr>
      </w:pPr>
      <w:r>
        <w:rPr>
          <w:rFonts w:hint="eastAsia" w:ascii="华文中宋" w:hAnsi="华文中宋" w:eastAsia="华文中宋"/>
          <w:sz w:val="28"/>
          <w:szCs w:val="28"/>
        </w:rPr>
        <w:t>JIT编译在一个独立的线程中运行时动态发生，并在执行执行之前（刚刚执行时）开始；</w:t>
      </w:r>
    </w:p>
    <w:p>
      <w:pPr>
        <w:rPr>
          <w:rFonts w:ascii="华文中宋" w:hAnsi="华文中宋" w:eastAsia="华文中宋"/>
          <w:sz w:val="28"/>
          <w:szCs w:val="28"/>
        </w:rPr>
      </w:pPr>
      <w:r>
        <w:rPr>
          <w:rFonts w:ascii="华文中宋" w:hAnsi="华文中宋" w:eastAsia="华文中宋"/>
          <w:sz w:val="28"/>
          <w:szCs w:val="28"/>
        </w:rPr>
        <w:t xml:space="preserve">Often, this dynamic compilation causes the first </w:t>
      </w:r>
      <w:commentRangeStart w:id="142"/>
      <w:r>
        <w:rPr>
          <w:rFonts w:ascii="华文中宋" w:hAnsi="华文中宋" w:eastAsia="华文中宋"/>
          <w:sz w:val="28"/>
          <w:szCs w:val="28"/>
        </w:rPr>
        <w:t xml:space="preserve">invocation </w:t>
      </w:r>
      <w:commentRangeEnd w:id="142"/>
      <w:r>
        <w:rPr>
          <w:rStyle w:val="9"/>
        </w:rPr>
        <w:commentReference w:id="142"/>
      </w:r>
      <w:commentRangeStart w:id="143"/>
      <w:r>
        <w:rPr>
          <w:rFonts w:ascii="华文中宋" w:hAnsi="华文中宋" w:eastAsia="华文中宋"/>
          <w:sz w:val="28"/>
          <w:szCs w:val="28"/>
        </w:rPr>
        <w:t>of a piece</w:t>
      </w:r>
      <w:commentRangeEnd w:id="143"/>
      <w:r>
        <w:rPr>
          <w:rStyle w:val="9"/>
        </w:rPr>
        <w:commentReference w:id="143"/>
      </w:r>
      <w:r>
        <w:rPr>
          <w:rFonts w:ascii="华文中宋" w:hAnsi="华文中宋" w:eastAsia="华文中宋"/>
          <w:sz w:val="28"/>
          <w:szCs w:val="28"/>
        </w:rPr>
        <w:t xml:space="preserve"> of code to run a little(or a lot!) more </w:t>
      </w:r>
      <w:commentRangeStart w:id="144"/>
      <w:r>
        <w:rPr>
          <w:rFonts w:ascii="华文中宋" w:hAnsi="华文中宋" w:eastAsia="华文中宋"/>
          <w:sz w:val="28"/>
          <w:szCs w:val="28"/>
        </w:rPr>
        <w:t>slowly</w:t>
      </w:r>
      <w:commentRangeEnd w:id="144"/>
      <w:r>
        <w:rPr>
          <w:rStyle w:val="9"/>
        </w:rPr>
        <w:commentReference w:id="144"/>
      </w:r>
      <w:r>
        <w:rPr>
          <w:rFonts w:ascii="华文中宋" w:hAnsi="华文中宋" w:eastAsia="华文中宋"/>
          <w:sz w:val="28"/>
          <w:szCs w:val="28"/>
        </w:rPr>
        <w:t>, because the code must finish compiling before it can be executed.</w:t>
      </w:r>
    </w:p>
    <w:p>
      <w:pPr>
        <w:rPr>
          <w:rFonts w:ascii="华文中宋" w:hAnsi="华文中宋" w:eastAsia="华文中宋"/>
          <w:sz w:val="28"/>
          <w:szCs w:val="28"/>
        </w:rPr>
      </w:pPr>
      <w:r>
        <w:rPr>
          <w:rFonts w:hint="eastAsia" w:ascii="华文中宋" w:hAnsi="华文中宋" w:eastAsia="华文中宋"/>
          <w:sz w:val="28"/>
          <w:szCs w:val="28"/>
        </w:rPr>
        <w:t>通常，这种动态编译会导致代码的第一次调用运行一段时间（或者更多），速度较慢，因为代码必须在编译完成之前才能编译。</w:t>
      </w:r>
    </w:p>
    <w:p>
      <w:pPr>
        <w:rPr>
          <w:rFonts w:ascii="华文中宋" w:hAnsi="华文中宋" w:eastAsia="华文中宋"/>
          <w:sz w:val="28"/>
          <w:szCs w:val="28"/>
        </w:rPr>
      </w:pPr>
      <w:r>
        <w:rPr>
          <w:rFonts w:ascii="华文中宋" w:hAnsi="华文中宋" w:eastAsia="华文中宋"/>
          <w:sz w:val="28"/>
          <w:szCs w:val="28"/>
        </w:rPr>
        <w:t xml:space="preserve">But ,form that point forward, </w:t>
      </w:r>
      <w:commentRangeStart w:id="145"/>
      <w:r>
        <w:rPr>
          <w:rFonts w:ascii="华文中宋" w:hAnsi="华文中宋" w:eastAsia="华文中宋"/>
          <w:sz w:val="28"/>
          <w:szCs w:val="28"/>
        </w:rPr>
        <w:t xml:space="preserve">whenever </w:t>
      </w:r>
      <w:commentRangeEnd w:id="145"/>
      <w:r>
        <w:rPr>
          <w:rStyle w:val="9"/>
        </w:rPr>
        <w:commentReference w:id="145"/>
      </w:r>
      <w:r>
        <w:rPr>
          <w:rFonts w:ascii="华文中宋" w:hAnsi="华文中宋" w:eastAsia="华文中宋"/>
          <w:sz w:val="28"/>
          <w:szCs w:val="28"/>
        </w:rPr>
        <w:t xml:space="preserve">the same </w:t>
      </w:r>
      <w:commentRangeStart w:id="146"/>
      <w:r>
        <w:rPr>
          <w:rFonts w:ascii="华文中宋" w:hAnsi="华文中宋" w:eastAsia="华文中宋"/>
          <w:sz w:val="28"/>
          <w:szCs w:val="28"/>
        </w:rPr>
        <w:t>code block</w:t>
      </w:r>
      <w:commentRangeEnd w:id="146"/>
      <w:r>
        <w:rPr>
          <w:rStyle w:val="9"/>
        </w:rPr>
        <w:commentReference w:id="146"/>
      </w:r>
      <w:r>
        <w:rPr>
          <w:rFonts w:ascii="华文中宋" w:hAnsi="华文中宋" w:eastAsia="华文中宋"/>
          <w:sz w:val="28"/>
          <w:szCs w:val="28"/>
        </w:rPr>
        <w:t xml:space="preserve"> is executed, there is no need for </w:t>
      </w:r>
      <w:commentRangeStart w:id="147"/>
      <w:r>
        <w:rPr>
          <w:rFonts w:ascii="华文中宋" w:hAnsi="华文中宋" w:eastAsia="华文中宋"/>
          <w:sz w:val="28"/>
          <w:szCs w:val="28"/>
        </w:rPr>
        <w:t>recompilation</w:t>
      </w:r>
      <w:commentRangeEnd w:id="147"/>
      <w:r>
        <w:rPr>
          <w:rStyle w:val="9"/>
        </w:rPr>
        <w:commentReference w:id="147"/>
      </w:r>
      <w:r>
        <w:rPr>
          <w:rFonts w:ascii="华文中宋" w:hAnsi="华文中宋" w:eastAsia="华文中宋"/>
          <w:sz w:val="28"/>
          <w:szCs w:val="28"/>
        </w:rPr>
        <w:t xml:space="preserve">, and the </w:t>
      </w:r>
      <w:commentRangeStart w:id="148"/>
      <w:r>
        <w:rPr>
          <w:rFonts w:ascii="华文中宋" w:hAnsi="华文中宋" w:eastAsia="华文中宋"/>
          <w:sz w:val="28"/>
          <w:szCs w:val="28"/>
        </w:rPr>
        <w:t xml:space="preserve">instructions </w:t>
      </w:r>
      <w:commentRangeEnd w:id="148"/>
      <w:r>
        <w:rPr>
          <w:rStyle w:val="9"/>
        </w:rPr>
        <w:commentReference w:id="148"/>
      </w:r>
      <w:r>
        <w:rPr>
          <w:rFonts w:ascii="华文中宋" w:hAnsi="华文中宋" w:eastAsia="华文中宋"/>
          <w:sz w:val="28"/>
          <w:szCs w:val="28"/>
        </w:rPr>
        <w:t xml:space="preserve">run through the </w:t>
      </w:r>
      <w:commentRangeStart w:id="149"/>
      <w:r>
        <w:rPr>
          <w:rFonts w:ascii="华文中宋" w:hAnsi="华文中宋" w:eastAsia="华文中宋"/>
          <w:sz w:val="28"/>
          <w:szCs w:val="28"/>
        </w:rPr>
        <w:t xml:space="preserve">previously </w:t>
      </w:r>
      <w:commentRangeEnd w:id="149"/>
      <w:r>
        <w:rPr>
          <w:rStyle w:val="9"/>
        </w:rPr>
        <w:commentReference w:id="149"/>
      </w:r>
      <w:r>
        <w:rPr>
          <w:rFonts w:ascii="华文中宋" w:hAnsi="华文中宋" w:eastAsia="华文中宋"/>
          <w:sz w:val="28"/>
          <w:szCs w:val="28"/>
        </w:rPr>
        <w:t>compiled native code.</w:t>
      </w:r>
    </w:p>
    <w:p>
      <w:pPr>
        <w:rPr>
          <w:rFonts w:ascii="华文中宋" w:hAnsi="华文中宋" w:eastAsia="华文中宋"/>
          <w:sz w:val="28"/>
          <w:szCs w:val="28"/>
        </w:rPr>
      </w:pPr>
      <w:r>
        <w:rPr>
          <w:rFonts w:hint="eastAsia" w:ascii="华文中宋" w:hAnsi="华文中宋" w:eastAsia="华文中宋"/>
          <w:sz w:val="28"/>
          <w:szCs w:val="28"/>
        </w:rPr>
        <w:t>但是，从这一点开始，每当执行相同的代码块，就不需要再次编译，并且指令通过预编译的本机代码运行。</w:t>
      </w:r>
    </w:p>
    <w:p>
      <w:pPr>
        <w:rPr>
          <w:rFonts w:ascii="华文中宋" w:hAnsi="华文中宋" w:eastAsia="华文中宋"/>
          <w:sz w:val="28"/>
          <w:szCs w:val="28"/>
        </w:rPr>
      </w:pPr>
      <w:r>
        <w:rPr>
          <w:rFonts w:ascii="华文中宋" w:hAnsi="华文中宋" w:eastAsia="华文中宋"/>
          <w:sz w:val="28"/>
          <w:szCs w:val="28"/>
        </w:rPr>
        <w:t xml:space="preserve">It is </w:t>
      </w:r>
      <w:commentRangeStart w:id="150"/>
      <w:r>
        <w:rPr>
          <w:rFonts w:ascii="华文中宋" w:hAnsi="华文中宋" w:eastAsia="华文中宋"/>
          <w:sz w:val="28"/>
          <w:szCs w:val="28"/>
        </w:rPr>
        <w:t xml:space="preserve">common </w:t>
      </w:r>
      <w:commentRangeEnd w:id="150"/>
      <w:r>
        <w:rPr>
          <w:rStyle w:val="9"/>
        </w:rPr>
        <w:commentReference w:id="150"/>
      </w:r>
      <w:r>
        <w:rPr>
          <w:rFonts w:ascii="华文中宋" w:hAnsi="华文中宋" w:eastAsia="华文中宋"/>
          <w:sz w:val="28"/>
          <w:szCs w:val="28"/>
        </w:rPr>
        <w:t xml:space="preserve">in </w:t>
      </w:r>
      <w:commentRangeStart w:id="151"/>
      <w:r>
        <w:rPr>
          <w:rFonts w:ascii="华文中宋" w:hAnsi="华文中宋" w:eastAsia="华文中宋"/>
          <w:sz w:val="28"/>
          <w:szCs w:val="28"/>
        </w:rPr>
        <w:t xml:space="preserve">software </w:t>
      </w:r>
      <w:commentRangeEnd w:id="151"/>
      <w:r>
        <w:rPr>
          <w:rStyle w:val="9"/>
        </w:rPr>
        <w:commentReference w:id="151"/>
      </w:r>
      <w:r>
        <w:rPr>
          <w:rFonts w:ascii="华文中宋" w:hAnsi="华文中宋" w:eastAsia="华文中宋"/>
          <w:sz w:val="28"/>
          <w:szCs w:val="28"/>
        </w:rPr>
        <w:t xml:space="preserve">that 90 </w:t>
      </w:r>
      <w:commentRangeStart w:id="152"/>
      <w:r>
        <w:rPr>
          <w:rFonts w:ascii="华文中宋" w:hAnsi="华文中宋" w:eastAsia="华文中宋"/>
          <w:sz w:val="28"/>
          <w:szCs w:val="28"/>
        </w:rPr>
        <w:t xml:space="preserve">percent </w:t>
      </w:r>
      <w:commentRangeEnd w:id="152"/>
      <w:r>
        <w:rPr>
          <w:rStyle w:val="9"/>
        </w:rPr>
        <w:commentReference w:id="152"/>
      </w:r>
      <w:r>
        <w:rPr>
          <w:rFonts w:ascii="华文中宋" w:hAnsi="华文中宋" w:eastAsia="华文中宋"/>
          <w:sz w:val="28"/>
          <w:szCs w:val="28"/>
        </w:rPr>
        <w:t xml:space="preserve">of the work is being </w:t>
      </w:r>
      <w:commentRangeStart w:id="153"/>
      <w:r>
        <w:rPr>
          <w:rFonts w:ascii="华文中宋" w:hAnsi="华文中宋" w:eastAsia="华文中宋"/>
          <w:sz w:val="28"/>
          <w:szCs w:val="28"/>
        </w:rPr>
        <w:t xml:space="preserve">done </w:t>
      </w:r>
      <w:commentRangeEnd w:id="153"/>
      <w:r>
        <w:rPr>
          <w:rStyle w:val="9"/>
        </w:rPr>
        <w:commentReference w:id="153"/>
      </w:r>
      <w:r>
        <w:rPr>
          <w:rFonts w:ascii="华文中宋" w:hAnsi="华文中宋" w:eastAsia="华文中宋"/>
          <w:sz w:val="28"/>
          <w:szCs w:val="28"/>
        </w:rPr>
        <w:t xml:space="preserve">by only 10 percent of the code. </w:t>
      </w:r>
    </w:p>
    <w:p>
      <w:pPr>
        <w:rPr>
          <w:rFonts w:ascii="华文中宋" w:hAnsi="华文中宋" w:eastAsia="华文中宋"/>
          <w:sz w:val="28"/>
          <w:szCs w:val="28"/>
        </w:rPr>
      </w:pPr>
      <w:r>
        <w:rPr>
          <w:rFonts w:hint="eastAsia" w:ascii="华文中宋" w:hAnsi="华文中宋" w:eastAsia="华文中宋"/>
          <w:sz w:val="28"/>
          <w:szCs w:val="28"/>
        </w:rPr>
        <w:t>在软件中，90%的工作仅仅由10%的代码完成</w:t>
      </w:r>
    </w:p>
    <w:p>
      <w:pPr>
        <w:rPr>
          <w:rFonts w:ascii="华文中宋" w:hAnsi="华文中宋" w:eastAsia="华文中宋"/>
          <w:sz w:val="28"/>
          <w:szCs w:val="28"/>
        </w:rPr>
      </w:pPr>
      <w:r>
        <w:rPr>
          <w:rFonts w:ascii="华文中宋" w:hAnsi="华文中宋" w:eastAsia="华文中宋"/>
          <w:sz w:val="28"/>
          <w:szCs w:val="28"/>
        </w:rPr>
        <w:t xml:space="preserve">This </w:t>
      </w:r>
      <w:commentRangeStart w:id="154"/>
      <w:r>
        <w:rPr>
          <w:rFonts w:ascii="华文中宋" w:hAnsi="华文中宋" w:eastAsia="华文中宋"/>
          <w:sz w:val="28"/>
          <w:szCs w:val="28"/>
        </w:rPr>
        <w:t xml:space="preserve">generally </w:t>
      </w:r>
      <w:commentRangeEnd w:id="154"/>
      <w:r>
        <w:rPr>
          <w:rStyle w:val="9"/>
        </w:rPr>
        <w:commentReference w:id="154"/>
      </w:r>
      <w:r>
        <w:rPr>
          <w:rFonts w:ascii="华文中宋" w:hAnsi="华文中宋" w:eastAsia="华文中宋"/>
          <w:sz w:val="28"/>
          <w:szCs w:val="28"/>
        </w:rPr>
        <w:t xml:space="preserve">means that JIT compilation </w:t>
      </w:r>
      <w:commentRangeStart w:id="155"/>
      <w:r>
        <w:rPr>
          <w:rFonts w:ascii="华文中宋" w:hAnsi="华文中宋" w:eastAsia="华文中宋"/>
          <w:sz w:val="28"/>
          <w:szCs w:val="28"/>
        </w:rPr>
        <w:t xml:space="preserve">turns </w:t>
      </w:r>
      <w:commentRangeEnd w:id="155"/>
      <w:r>
        <w:rPr>
          <w:rStyle w:val="9"/>
        </w:rPr>
        <w:commentReference w:id="155"/>
      </w:r>
      <w:r>
        <w:rPr>
          <w:rFonts w:ascii="华文中宋" w:hAnsi="华文中宋" w:eastAsia="华文中宋"/>
          <w:sz w:val="28"/>
          <w:szCs w:val="28"/>
        </w:rPr>
        <w:t xml:space="preserve">out to be a net </w:t>
      </w:r>
      <w:commentRangeStart w:id="156"/>
      <w:r>
        <w:rPr>
          <w:rFonts w:ascii="华文中宋" w:hAnsi="华文中宋" w:eastAsia="华文中宋"/>
          <w:sz w:val="28"/>
          <w:szCs w:val="28"/>
        </w:rPr>
        <w:t xml:space="preserve">positive </w:t>
      </w:r>
      <w:commentRangeEnd w:id="156"/>
      <w:r>
        <w:rPr>
          <w:rStyle w:val="9"/>
        </w:rPr>
        <w:commentReference w:id="156"/>
      </w:r>
      <w:r>
        <w:rPr>
          <w:rFonts w:ascii="华文中宋" w:hAnsi="华文中宋" w:eastAsia="华文中宋"/>
          <w:sz w:val="28"/>
          <w:szCs w:val="28"/>
        </w:rPr>
        <w:t xml:space="preserve">on </w:t>
      </w:r>
      <w:commentRangeStart w:id="157"/>
      <w:r>
        <w:rPr>
          <w:rFonts w:ascii="华文中宋" w:hAnsi="华文中宋" w:eastAsia="华文中宋"/>
          <w:sz w:val="28"/>
          <w:szCs w:val="28"/>
        </w:rPr>
        <w:t xml:space="preserve">performance </w:t>
      </w:r>
      <w:commentRangeEnd w:id="157"/>
      <w:r>
        <w:rPr>
          <w:rStyle w:val="9"/>
        </w:rPr>
        <w:commentReference w:id="157"/>
      </w:r>
      <w:r>
        <w:rPr>
          <w:rFonts w:ascii="华文中宋" w:hAnsi="华文中宋" w:eastAsia="华文中宋"/>
          <w:sz w:val="28"/>
          <w:szCs w:val="28"/>
        </w:rPr>
        <w:t xml:space="preserve">than if we simply trued to </w:t>
      </w:r>
      <w:commentRangeStart w:id="158"/>
      <w:r>
        <w:rPr>
          <w:rFonts w:ascii="华文中宋" w:hAnsi="华文中宋" w:eastAsia="华文中宋"/>
          <w:sz w:val="28"/>
          <w:szCs w:val="28"/>
        </w:rPr>
        <w:t xml:space="preserve">interpret </w:t>
      </w:r>
      <w:commentRangeEnd w:id="158"/>
      <w:r>
        <w:rPr>
          <w:rStyle w:val="9"/>
        </w:rPr>
        <w:commentReference w:id="158"/>
      </w:r>
      <w:r>
        <w:rPr>
          <w:rFonts w:ascii="华文中宋" w:hAnsi="华文中宋" w:eastAsia="华文中宋"/>
          <w:sz w:val="28"/>
          <w:szCs w:val="28"/>
        </w:rPr>
        <w:t xml:space="preserve">the CIL code directly. </w:t>
      </w:r>
    </w:p>
    <w:p>
      <w:pPr>
        <w:rPr>
          <w:rFonts w:ascii="华文中宋" w:hAnsi="华文中宋" w:eastAsia="华文中宋"/>
          <w:sz w:val="28"/>
          <w:szCs w:val="28"/>
        </w:rPr>
      </w:pPr>
      <w:r>
        <w:rPr>
          <w:rFonts w:hint="eastAsia" w:ascii="华文中宋" w:hAnsi="华文中宋" w:eastAsia="华文中宋"/>
          <w:sz w:val="28"/>
          <w:szCs w:val="28"/>
        </w:rPr>
        <w:t>这通常意味着JIT编译在性能方面比我们简单地直接解释CIL代码要好。</w:t>
      </w:r>
    </w:p>
    <w:p>
      <w:pPr>
        <w:rPr>
          <w:rFonts w:ascii="华文中宋" w:hAnsi="华文中宋" w:eastAsia="华文中宋"/>
          <w:sz w:val="28"/>
          <w:szCs w:val="28"/>
        </w:rPr>
      </w:pPr>
      <w:r>
        <w:rPr>
          <w:rFonts w:ascii="华文中宋" w:hAnsi="华文中宋" w:eastAsia="华文中宋"/>
          <w:sz w:val="28"/>
          <w:szCs w:val="28"/>
        </w:rPr>
        <w:t xml:space="preserve">However, because </w:t>
      </w:r>
      <w:commentRangeStart w:id="159"/>
      <w:r>
        <w:rPr>
          <w:rFonts w:ascii="华文中宋" w:hAnsi="华文中宋" w:eastAsia="华文中宋"/>
          <w:sz w:val="28"/>
          <w:szCs w:val="28"/>
        </w:rPr>
        <w:t xml:space="preserve">optimization </w:t>
      </w:r>
      <w:commentRangeEnd w:id="159"/>
      <w:r>
        <w:rPr>
          <w:rStyle w:val="9"/>
        </w:rPr>
        <w:commentReference w:id="159"/>
      </w:r>
      <w:commentRangeStart w:id="160"/>
      <w:r>
        <w:rPr>
          <w:rFonts w:ascii="华文中宋" w:hAnsi="华文中宋" w:eastAsia="华文中宋"/>
          <w:sz w:val="28"/>
          <w:szCs w:val="28"/>
        </w:rPr>
        <w:t xml:space="preserve">techniques </w:t>
      </w:r>
      <w:commentRangeEnd w:id="160"/>
      <w:r>
        <w:rPr>
          <w:rStyle w:val="9"/>
        </w:rPr>
        <w:commentReference w:id="160"/>
      </w:r>
      <w:r>
        <w:rPr>
          <w:rFonts w:ascii="华文中宋" w:hAnsi="华文中宋" w:eastAsia="华文中宋"/>
          <w:sz w:val="28"/>
          <w:szCs w:val="28"/>
        </w:rPr>
        <w:t xml:space="preserve">that static compilers are able to </w:t>
      </w:r>
      <w:commentRangeStart w:id="161"/>
      <w:r>
        <w:rPr>
          <w:rFonts w:ascii="华文中宋" w:hAnsi="华文中宋" w:eastAsia="华文中宋"/>
          <w:sz w:val="28"/>
          <w:szCs w:val="28"/>
        </w:rPr>
        <w:t>exploit</w:t>
      </w:r>
      <w:commentRangeEnd w:id="161"/>
      <w:r>
        <w:rPr>
          <w:rStyle w:val="9"/>
        </w:rPr>
        <w:commentReference w:id="161"/>
      </w:r>
      <w:r>
        <w:rPr>
          <w:rFonts w:ascii="华文中宋" w:hAnsi="华文中宋" w:eastAsia="华文中宋"/>
          <w:sz w:val="28"/>
          <w:szCs w:val="28"/>
        </w:rPr>
        <w:t>.</w:t>
      </w:r>
    </w:p>
    <w:p>
      <w:pPr>
        <w:rPr>
          <w:rFonts w:hint="eastAsia" w:ascii="华文中宋" w:hAnsi="华文中宋" w:eastAsia="华文中宋"/>
          <w:sz w:val="28"/>
          <w:szCs w:val="28"/>
        </w:rPr>
      </w:pPr>
      <w:r>
        <w:rPr>
          <w:rFonts w:hint="eastAsia" w:ascii="华文中宋" w:hAnsi="华文中宋" w:eastAsia="华文中宋"/>
          <w:sz w:val="28"/>
          <w:szCs w:val="28"/>
        </w:rPr>
        <w:t>然而，因为静态编译能够利用优化技术；</w:t>
      </w:r>
    </w:p>
    <w:p>
      <w:pPr>
        <w:rPr>
          <w:rFonts w:hint="eastAsia" w:ascii="华文中宋" w:hAnsi="华文中宋" w:eastAsia="华文中宋"/>
          <w:sz w:val="28"/>
          <w:szCs w:val="28"/>
        </w:rPr>
      </w:pPr>
    </w:p>
    <w:p>
      <w:pPr>
        <w:rPr>
          <w:rFonts w:ascii="华文中宋" w:hAnsi="华文中宋" w:eastAsia="华文中宋"/>
          <w:sz w:val="28"/>
          <w:szCs w:val="28"/>
        </w:rPr>
      </w:pPr>
      <w:r>
        <w:rPr>
          <w:rFonts w:ascii="华文中宋" w:hAnsi="华文中宋" w:eastAsia="华文中宋"/>
          <w:sz w:val="28"/>
          <w:szCs w:val="28"/>
        </w:rPr>
        <w:t xml:space="preserve">Manual JIT compilation </w:t>
      </w:r>
    </w:p>
    <w:p>
      <w:pPr>
        <w:rPr>
          <w:rFonts w:ascii="华文中宋" w:hAnsi="华文中宋" w:eastAsia="华文中宋"/>
          <w:sz w:val="28"/>
          <w:szCs w:val="28"/>
        </w:rPr>
      </w:pPr>
      <w:r>
        <w:rPr>
          <w:rFonts w:hint="eastAsia" w:ascii="华文中宋" w:hAnsi="华文中宋" w:eastAsia="华文中宋"/>
          <w:sz w:val="28"/>
          <w:szCs w:val="28"/>
        </w:rPr>
        <w:t>手动Jit编译</w:t>
      </w:r>
    </w:p>
    <w:p>
      <w:pPr>
        <w:rPr>
          <w:rFonts w:ascii="华文中宋" w:hAnsi="华文中宋" w:eastAsia="华文中宋"/>
          <w:sz w:val="28"/>
          <w:szCs w:val="28"/>
        </w:rPr>
      </w:pPr>
      <w:commentRangeStart w:id="162"/>
      <w:r>
        <w:rPr>
          <w:rFonts w:ascii="华文中宋" w:hAnsi="华文中宋" w:eastAsia="华文中宋"/>
          <w:sz w:val="28"/>
          <w:szCs w:val="28"/>
        </w:rPr>
        <w:t>In the event that</w:t>
      </w:r>
      <w:commentRangeEnd w:id="162"/>
      <w:r>
        <w:rPr>
          <w:rStyle w:val="9"/>
        </w:rPr>
        <w:commentReference w:id="162"/>
      </w:r>
      <w:r>
        <w:rPr>
          <w:rFonts w:ascii="华文中宋" w:hAnsi="华文中宋" w:eastAsia="华文中宋"/>
          <w:sz w:val="28"/>
          <w:szCs w:val="28"/>
        </w:rPr>
        <w:t xml:space="preserve"> JIT compilation is causing a runtime performance loss, </w:t>
      </w:r>
      <w:commentRangeStart w:id="163"/>
      <w:r>
        <w:rPr>
          <w:rFonts w:ascii="华文中宋" w:hAnsi="华文中宋" w:eastAsia="华文中宋"/>
          <w:sz w:val="28"/>
          <w:szCs w:val="28"/>
        </w:rPr>
        <w:t>be aware that</w:t>
      </w:r>
      <w:commentRangeEnd w:id="163"/>
      <w:r>
        <w:rPr>
          <w:rStyle w:val="9"/>
        </w:rPr>
        <w:commentReference w:id="163"/>
      </w:r>
      <w:r>
        <w:rPr>
          <w:rFonts w:ascii="华文中宋" w:hAnsi="华文中宋" w:eastAsia="华文中宋"/>
          <w:sz w:val="28"/>
          <w:szCs w:val="28"/>
        </w:rPr>
        <w:t xml:space="preserve"> it is actually possible to force JIT compilation of a method at any time </w:t>
      </w:r>
      <w:commentRangeStart w:id="164"/>
      <w:r>
        <w:rPr>
          <w:rFonts w:ascii="华文中宋" w:hAnsi="华文中宋" w:eastAsia="华文中宋"/>
          <w:sz w:val="28"/>
          <w:szCs w:val="28"/>
        </w:rPr>
        <w:t xml:space="preserve">via </w:t>
      </w:r>
      <w:commentRangeEnd w:id="164"/>
      <w:r>
        <w:rPr>
          <w:rStyle w:val="9"/>
        </w:rPr>
        <w:commentReference w:id="164"/>
      </w:r>
      <w:r>
        <w:rPr>
          <w:rFonts w:ascii="华文中宋" w:hAnsi="华文中宋" w:eastAsia="华文中宋"/>
          <w:sz w:val="28"/>
          <w:szCs w:val="28"/>
        </w:rPr>
        <w:t>reflection.</w:t>
      </w:r>
    </w:p>
    <w:p>
      <w:pPr>
        <w:rPr>
          <w:rFonts w:ascii="华文中宋" w:hAnsi="华文中宋" w:eastAsia="华文中宋"/>
          <w:sz w:val="28"/>
          <w:szCs w:val="28"/>
        </w:rPr>
      </w:pPr>
      <w:r>
        <w:rPr>
          <w:rFonts w:hint="eastAsia" w:ascii="华文中宋" w:hAnsi="华文中宋" w:eastAsia="华文中宋"/>
          <w:sz w:val="28"/>
          <w:szCs w:val="28"/>
        </w:rPr>
        <w:t>在JIT编译导致运行时性能损失的情况下，请注意，实际上可以通过反射在任何时候强制JIT编译方法；</w:t>
      </w:r>
      <w:r>
        <w:rPr>
          <w:rFonts w:hint="eastAsia" w:ascii="华文中宋" w:hAnsi="华文中宋" w:eastAsia="华文中宋"/>
          <w:sz w:val="28"/>
          <w:szCs w:val="28"/>
        </w:rPr>
        <w:tab/>
      </w:r>
    </w:p>
    <w:p>
      <w:pPr>
        <w:rPr>
          <w:rFonts w:ascii="华文中宋" w:hAnsi="华文中宋" w:eastAsia="华文中宋"/>
          <w:sz w:val="28"/>
          <w:szCs w:val="28"/>
        </w:rPr>
      </w:pPr>
      <w:r>
        <w:rPr>
          <w:rFonts w:hint="eastAsia" w:ascii="华文中宋" w:hAnsi="华文中宋" w:eastAsia="华文中宋"/>
          <w:b/>
          <w:sz w:val="28"/>
          <w:szCs w:val="28"/>
        </w:rPr>
        <w:tab/>
      </w:r>
      <w:r>
        <w:rPr>
          <w:rFonts w:hint="eastAsia" w:ascii="华文中宋" w:hAnsi="华文中宋" w:eastAsia="华文中宋"/>
          <w:b/>
          <w:sz w:val="28"/>
          <w:szCs w:val="28"/>
        </w:rPr>
        <w:t xml:space="preserve">Reflection  </w:t>
      </w:r>
      <w:r>
        <w:rPr>
          <w:rFonts w:hint="eastAsia" w:ascii="华文中宋" w:hAnsi="华文中宋" w:eastAsia="华文中宋"/>
          <w:sz w:val="28"/>
          <w:szCs w:val="28"/>
        </w:rPr>
        <w:t xml:space="preserve">is a useful feature of the C# language, that allows our codebase to </w:t>
      </w:r>
      <w:commentRangeStart w:id="165"/>
      <w:r>
        <w:rPr>
          <w:rFonts w:hint="eastAsia" w:ascii="华文中宋" w:hAnsi="华文中宋" w:eastAsia="华文中宋"/>
          <w:sz w:val="28"/>
          <w:szCs w:val="28"/>
        </w:rPr>
        <w:t xml:space="preserve">explore </w:t>
      </w:r>
      <w:commentRangeEnd w:id="165"/>
      <w:r>
        <w:commentReference w:id="165"/>
      </w:r>
      <w:r>
        <w:rPr>
          <w:rFonts w:hint="eastAsia" w:ascii="华文中宋" w:hAnsi="华文中宋" w:eastAsia="华文中宋"/>
          <w:sz w:val="28"/>
          <w:szCs w:val="28"/>
        </w:rPr>
        <w:t xml:space="preserve">itself </w:t>
      </w:r>
      <w:commentRangeStart w:id="166"/>
      <w:r>
        <w:rPr>
          <w:rFonts w:hint="eastAsia" w:ascii="华文中宋" w:hAnsi="华文中宋" w:eastAsia="华文中宋"/>
          <w:sz w:val="28"/>
          <w:szCs w:val="28"/>
        </w:rPr>
        <w:t xml:space="preserve">introspectively </w:t>
      </w:r>
      <w:commentRangeEnd w:id="166"/>
      <w:r>
        <w:commentReference w:id="166"/>
      </w:r>
      <w:r>
        <w:rPr>
          <w:rFonts w:hint="eastAsia" w:ascii="华文中宋" w:hAnsi="华文中宋" w:eastAsia="华文中宋"/>
          <w:sz w:val="28"/>
          <w:szCs w:val="28"/>
        </w:rPr>
        <w:t xml:space="preserve">for type information, methods, values, and metadata. </w:t>
      </w:r>
    </w:p>
    <w:p>
      <w:pPr>
        <w:rPr>
          <w:rFonts w:ascii="华文中宋" w:hAnsi="华文中宋" w:eastAsia="华文中宋"/>
          <w:sz w:val="28"/>
          <w:szCs w:val="28"/>
        </w:rPr>
      </w:pPr>
      <w:r>
        <w:rPr>
          <w:rFonts w:hint="eastAsia" w:ascii="华文中宋" w:hAnsi="华文中宋" w:eastAsia="华文中宋"/>
          <w:sz w:val="28"/>
          <w:szCs w:val="28"/>
        </w:rPr>
        <w:t>反射 是C#语言一个有用的特性，它允许我们的代码库对类型信息，方法，值和元素数据进行深度探索；</w:t>
      </w:r>
    </w:p>
    <w:p>
      <w:pPr>
        <w:rPr>
          <w:rFonts w:ascii="华文中宋" w:hAnsi="华文中宋" w:eastAsia="华文中宋"/>
          <w:sz w:val="28"/>
          <w:szCs w:val="28"/>
        </w:rPr>
      </w:pPr>
      <w:r>
        <w:rPr>
          <w:rFonts w:hint="eastAsia" w:ascii="华文中宋" w:hAnsi="华文中宋" w:eastAsia="华文中宋"/>
          <w:sz w:val="28"/>
          <w:szCs w:val="28"/>
        </w:rPr>
        <w:t xml:space="preserve">Using reflection is often a very costly </w:t>
      </w:r>
      <w:commentRangeStart w:id="167"/>
      <w:r>
        <w:rPr>
          <w:rFonts w:hint="eastAsia" w:ascii="华文中宋" w:hAnsi="华文中宋" w:eastAsia="华文中宋"/>
          <w:sz w:val="28"/>
          <w:szCs w:val="28"/>
        </w:rPr>
        <w:t>process</w:t>
      </w:r>
      <w:commentRangeEnd w:id="167"/>
      <w:r>
        <w:commentReference w:id="167"/>
      </w:r>
      <w:r>
        <w:rPr>
          <w:rFonts w:hint="eastAsia" w:ascii="华文中宋" w:hAnsi="华文中宋" w:eastAsia="华文中宋"/>
          <w:sz w:val="28"/>
          <w:szCs w:val="28"/>
        </w:rPr>
        <w:t xml:space="preserve">. </w:t>
      </w:r>
    </w:p>
    <w:p>
      <w:pPr>
        <w:rPr>
          <w:rFonts w:ascii="华文中宋" w:hAnsi="华文中宋" w:eastAsia="华文中宋"/>
          <w:sz w:val="28"/>
          <w:szCs w:val="28"/>
        </w:rPr>
      </w:pPr>
      <w:r>
        <w:rPr>
          <w:rFonts w:hint="eastAsia" w:ascii="华文中宋" w:hAnsi="华文中宋" w:eastAsia="华文中宋"/>
          <w:sz w:val="28"/>
          <w:szCs w:val="28"/>
        </w:rPr>
        <w:t>使用反射通常是一个非常昂贵的过程；</w:t>
      </w:r>
    </w:p>
    <w:p>
      <w:pPr>
        <w:rPr>
          <w:rFonts w:ascii="华文中宋" w:hAnsi="华文中宋" w:eastAsia="华文中宋"/>
          <w:sz w:val="28"/>
          <w:szCs w:val="28"/>
        </w:rPr>
      </w:pPr>
      <w:r>
        <w:rPr>
          <w:rFonts w:hint="eastAsia" w:ascii="华文中宋" w:hAnsi="华文中宋" w:eastAsia="华文中宋"/>
          <w:sz w:val="28"/>
          <w:szCs w:val="28"/>
        </w:rPr>
        <w:t xml:space="preserve">It should be avoided at runtime or, at the very least, only used during initialization or other loading times. </w:t>
      </w:r>
    </w:p>
    <w:p>
      <w:pPr>
        <w:rPr>
          <w:rFonts w:ascii="华文中宋" w:hAnsi="华文中宋" w:eastAsia="华文中宋"/>
          <w:sz w:val="28"/>
          <w:szCs w:val="28"/>
        </w:rPr>
      </w:pPr>
      <w:r>
        <w:rPr>
          <w:rFonts w:hint="eastAsia" w:ascii="华文中宋" w:hAnsi="华文中宋" w:eastAsia="华文中宋"/>
          <w:sz w:val="28"/>
          <w:szCs w:val="28"/>
        </w:rPr>
        <w:t>它应该在运行时避免或者最少，或者仅仅在初始化期间或其他加载时间中使用；</w:t>
      </w:r>
    </w:p>
    <w:p>
      <w:pPr>
        <w:rPr>
          <w:rFonts w:ascii="华文中宋" w:hAnsi="华文中宋" w:eastAsia="华文中宋"/>
          <w:sz w:val="28"/>
          <w:szCs w:val="28"/>
        </w:rPr>
      </w:pPr>
      <w:r>
        <w:rPr>
          <w:rFonts w:hint="eastAsia" w:ascii="华文中宋" w:hAnsi="华文中宋" w:eastAsia="华文中宋"/>
          <w:sz w:val="28"/>
          <w:szCs w:val="28"/>
        </w:rPr>
        <w:t xml:space="preserve">Not doing so can easily cause </w:t>
      </w:r>
      <w:commentRangeStart w:id="168"/>
      <w:r>
        <w:rPr>
          <w:rFonts w:hint="eastAsia" w:ascii="华文中宋" w:hAnsi="华文中宋" w:eastAsia="华文中宋"/>
          <w:sz w:val="28"/>
          <w:szCs w:val="28"/>
        </w:rPr>
        <w:t xml:space="preserve">significant </w:t>
      </w:r>
      <w:commentRangeEnd w:id="168"/>
      <w:r>
        <w:commentReference w:id="168"/>
      </w:r>
      <w:r>
        <w:rPr>
          <w:rFonts w:hint="eastAsia" w:ascii="华文中宋" w:hAnsi="华文中宋" w:eastAsia="华文中宋"/>
          <w:sz w:val="28"/>
          <w:szCs w:val="28"/>
        </w:rPr>
        <w:t xml:space="preserve">CPU spikes and gameplay </w:t>
      </w:r>
      <w:commentRangeStart w:id="169"/>
      <w:r>
        <w:rPr>
          <w:rFonts w:hint="eastAsia" w:ascii="华文中宋" w:hAnsi="华文中宋" w:eastAsia="华文中宋"/>
          <w:sz w:val="28"/>
          <w:szCs w:val="28"/>
        </w:rPr>
        <w:t>freezing</w:t>
      </w:r>
      <w:commentRangeEnd w:id="169"/>
      <w:r>
        <w:commentReference w:id="169"/>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不这样做很容易导致显著的CPU峰值和游戏玩法冻结；</w:t>
      </w:r>
    </w:p>
    <w:p>
      <w:pPr>
        <w:rPr>
          <w:rFonts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We can </w:t>
      </w:r>
      <w:commentRangeStart w:id="170"/>
      <w:r>
        <w:rPr>
          <w:rFonts w:hint="eastAsia" w:ascii="华文中宋" w:hAnsi="华文中宋" w:eastAsia="华文中宋"/>
          <w:sz w:val="28"/>
          <w:szCs w:val="28"/>
        </w:rPr>
        <w:t xml:space="preserve">manually </w:t>
      </w:r>
      <w:commentRangeEnd w:id="170"/>
      <w:r>
        <w:commentReference w:id="170"/>
      </w:r>
      <w:r>
        <w:rPr>
          <w:rFonts w:hint="eastAsia" w:ascii="华文中宋" w:hAnsi="华文中宋" w:eastAsia="华文中宋"/>
          <w:sz w:val="28"/>
          <w:szCs w:val="28"/>
        </w:rPr>
        <w:t xml:space="preserve">force JIT compilation of a method using reflection to </w:t>
      </w:r>
      <w:commentRangeStart w:id="171"/>
      <w:r>
        <w:rPr>
          <w:rFonts w:hint="eastAsia" w:ascii="华文中宋" w:hAnsi="华文中宋" w:eastAsia="华文中宋"/>
          <w:sz w:val="28"/>
          <w:szCs w:val="28"/>
        </w:rPr>
        <w:t xml:space="preserve">obtain </w:t>
      </w:r>
      <w:commentRangeEnd w:id="171"/>
      <w:r>
        <w:commentReference w:id="171"/>
      </w:r>
      <w:r>
        <w:rPr>
          <w:rFonts w:hint="eastAsia" w:ascii="华文中宋" w:hAnsi="华文中宋" w:eastAsia="华文中宋"/>
          <w:sz w:val="28"/>
          <w:szCs w:val="28"/>
        </w:rPr>
        <w:t>a function pointer to it:</w:t>
      </w:r>
    </w:p>
    <w:p>
      <w:pPr>
        <w:rPr>
          <w:rFonts w:ascii="华文中宋" w:hAnsi="华文中宋" w:eastAsia="华文中宋"/>
          <w:sz w:val="28"/>
          <w:szCs w:val="28"/>
        </w:rPr>
      </w:pPr>
      <w:r>
        <w:rPr>
          <w:rFonts w:hint="eastAsia" w:ascii="华文中宋" w:hAnsi="华文中宋" w:eastAsia="华文中宋"/>
          <w:sz w:val="28"/>
          <w:szCs w:val="28"/>
        </w:rPr>
        <w:t>我们可以手动的编译JIT使用反射方法得到函数指针</w:t>
      </w:r>
    </w:p>
    <w:p>
      <w:pPr>
        <w:rPr>
          <w:rFonts w:ascii="华文中宋" w:hAnsi="华文中宋" w:eastAsia="华文中宋"/>
          <w:sz w:val="24"/>
          <w:szCs w:val="24"/>
        </w:rPr>
      </w:pPr>
      <w:r>
        <w:rPr>
          <w:rFonts w:hint="eastAsia" w:ascii="华文中宋" w:hAnsi="华文中宋" w:eastAsia="华文中宋"/>
          <w:sz w:val="24"/>
          <w:szCs w:val="24"/>
        </w:rPr>
        <w:t>var method = typeof(MyComponent).GetMethod("MethodName");</w:t>
      </w:r>
    </w:p>
    <w:p>
      <w:pPr>
        <w:rPr>
          <w:rFonts w:ascii="华文中宋" w:hAnsi="华文中宋" w:eastAsia="华文中宋"/>
          <w:sz w:val="24"/>
          <w:szCs w:val="24"/>
        </w:rPr>
      </w:pPr>
      <w:r>
        <w:rPr>
          <w:rFonts w:hint="eastAsia" w:ascii="华文中宋" w:hAnsi="华文中宋" w:eastAsia="华文中宋"/>
          <w:sz w:val="24"/>
          <w:szCs w:val="24"/>
        </w:rPr>
        <w:t>if(method != null)</w:t>
      </w:r>
    </w:p>
    <w:p>
      <w:pPr>
        <w:rPr>
          <w:rFonts w:ascii="华文中宋" w:hAnsi="华文中宋" w:eastAsia="华文中宋"/>
          <w:sz w:val="24"/>
          <w:szCs w:val="24"/>
        </w:rPr>
      </w:pPr>
      <w:r>
        <w:rPr>
          <w:rFonts w:hint="eastAsia" w:ascii="华文中宋" w:hAnsi="华文中宋" w:eastAsia="华文中宋"/>
          <w:sz w:val="24"/>
          <w:szCs w:val="24"/>
        </w:rPr>
        <w:t>{</w:t>
      </w:r>
    </w:p>
    <w:p>
      <w:pPr>
        <w:rPr>
          <w:rFonts w:ascii="华文中宋" w:hAnsi="华文中宋" w:eastAsia="华文中宋"/>
          <w:sz w:val="24"/>
          <w:szCs w:val="24"/>
        </w:rPr>
      </w:pPr>
      <w:r>
        <w:rPr>
          <w:rFonts w:hint="eastAsia" w:ascii="华文中宋" w:hAnsi="华文中宋" w:eastAsia="华文中宋"/>
          <w:sz w:val="24"/>
          <w:szCs w:val="24"/>
        </w:rPr>
        <w:tab/>
      </w:r>
      <w:r>
        <w:rPr>
          <w:rFonts w:hint="eastAsia" w:ascii="华文中宋" w:hAnsi="华文中宋" w:eastAsia="华文中宋"/>
          <w:sz w:val="24"/>
          <w:szCs w:val="24"/>
        </w:rPr>
        <w:t>method.MethodHandle.GetFunctionPointer();</w:t>
      </w:r>
    </w:p>
    <w:p>
      <w:pPr>
        <w:rPr>
          <w:rFonts w:ascii="华文中宋" w:hAnsi="华文中宋" w:eastAsia="华文中宋"/>
          <w:sz w:val="24"/>
          <w:szCs w:val="24"/>
        </w:rPr>
      </w:pPr>
      <w:r>
        <w:rPr>
          <w:rFonts w:hint="eastAsia" w:ascii="华文中宋" w:hAnsi="华文中宋" w:eastAsia="华文中宋"/>
          <w:sz w:val="24"/>
          <w:szCs w:val="24"/>
        </w:rPr>
        <w:tab/>
      </w:r>
      <w:r>
        <w:rPr>
          <w:rFonts w:hint="eastAsia" w:ascii="华文中宋" w:hAnsi="华文中宋" w:eastAsia="华文中宋"/>
          <w:sz w:val="24"/>
          <w:szCs w:val="24"/>
        </w:rPr>
        <w:t>Debug.log("JIT compilation complete!");</w:t>
      </w:r>
    </w:p>
    <w:p>
      <w:pPr>
        <w:rPr>
          <w:rFonts w:ascii="华文中宋" w:hAnsi="华文中宋" w:eastAsia="华文中宋"/>
          <w:sz w:val="24"/>
          <w:szCs w:val="24"/>
        </w:rPr>
      </w:pPr>
      <w:r>
        <w:rPr>
          <w:rFonts w:hint="eastAsia" w:ascii="华文中宋" w:hAnsi="华文中宋" w:eastAsia="华文中宋"/>
          <w:sz w:val="24"/>
          <w:szCs w:val="24"/>
        </w:rPr>
        <w:t>}</w:t>
      </w:r>
    </w:p>
    <w:p>
      <w:pPr>
        <w:rPr>
          <w:rFonts w:ascii="华文中宋" w:hAnsi="华文中宋" w:eastAsia="华文中宋"/>
          <w:sz w:val="28"/>
          <w:szCs w:val="28"/>
        </w:rPr>
      </w:pPr>
      <w:r>
        <w:rPr>
          <w:rFonts w:hint="eastAsia" w:ascii="华文中宋" w:hAnsi="华文中宋" w:eastAsia="华文中宋"/>
          <w:sz w:val="28"/>
          <w:szCs w:val="28"/>
        </w:rPr>
        <w:t>This code only works on public methods.</w:t>
      </w:r>
    </w:p>
    <w:p>
      <w:pPr>
        <w:rPr>
          <w:rFonts w:ascii="华文中宋" w:hAnsi="华文中宋" w:eastAsia="华文中宋"/>
          <w:sz w:val="28"/>
          <w:szCs w:val="28"/>
        </w:rPr>
      </w:pPr>
      <w:r>
        <w:rPr>
          <w:rFonts w:hint="eastAsia" w:ascii="华文中宋" w:hAnsi="华文中宋" w:eastAsia="华文中宋"/>
          <w:sz w:val="28"/>
          <w:szCs w:val="28"/>
        </w:rPr>
        <w:t>这个代码仅仅只适用于公共的方法；</w:t>
      </w:r>
    </w:p>
    <w:p>
      <w:pPr>
        <w:rPr>
          <w:rFonts w:ascii="华文中宋" w:hAnsi="华文中宋" w:eastAsia="华文中宋"/>
          <w:sz w:val="28"/>
          <w:szCs w:val="28"/>
        </w:rPr>
      </w:pPr>
      <w:r>
        <w:rPr>
          <w:rFonts w:hint="eastAsia" w:ascii="华文中宋" w:hAnsi="华文中宋" w:eastAsia="华文中宋"/>
          <w:sz w:val="28"/>
          <w:szCs w:val="28"/>
        </w:rPr>
        <w:t xml:space="preserve">Obtaining non-public methods can be </w:t>
      </w:r>
      <w:commentRangeStart w:id="172"/>
      <w:r>
        <w:rPr>
          <w:rFonts w:hint="eastAsia" w:ascii="华文中宋" w:hAnsi="华文中宋" w:eastAsia="华文中宋"/>
          <w:sz w:val="28"/>
          <w:szCs w:val="28"/>
        </w:rPr>
        <w:t xml:space="preserve">accomplished </w:t>
      </w:r>
      <w:commentRangeEnd w:id="172"/>
      <w:r>
        <w:commentReference w:id="172"/>
      </w:r>
      <w:r>
        <w:rPr>
          <w:rFonts w:hint="eastAsia" w:ascii="华文中宋" w:hAnsi="华文中宋" w:eastAsia="华文中宋"/>
          <w:sz w:val="28"/>
          <w:szCs w:val="28"/>
        </w:rPr>
        <w:t>through the use of BindingFlags:</w:t>
      </w:r>
    </w:p>
    <w:p>
      <w:pPr>
        <w:rPr>
          <w:rFonts w:ascii="华文中宋" w:hAnsi="华文中宋" w:eastAsia="华文中宋"/>
          <w:sz w:val="28"/>
          <w:szCs w:val="28"/>
        </w:rPr>
      </w:pPr>
      <w:r>
        <w:rPr>
          <w:rFonts w:hint="eastAsia" w:ascii="华文中宋" w:hAnsi="华文中宋" w:eastAsia="华文中宋"/>
          <w:sz w:val="28"/>
          <w:szCs w:val="28"/>
          <w:lang w:eastAsia="zh-CN"/>
        </w:rPr>
        <w:t>获得没有公开的方法可以</w:t>
      </w:r>
      <w:r>
        <w:rPr>
          <w:rFonts w:hint="eastAsia" w:ascii="华文中宋" w:hAnsi="华文中宋" w:eastAsia="华文中宋"/>
          <w:sz w:val="28"/>
          <w:szCs w:val="28"/>
        </w:rPr>
        <w:t>通过使用BindingFlags</w:t>
      </w:r>
      <w:r>
        <w:rPr>
          <w:rFonts w:hint="eastAsia" w:ascii="华文中宋" w:hAnsi="华文中宋" w:eastAsia="华文中宋"/>
          <w:sz w:val="28"/>
          <w:szCs w:val="28"/>
          <w:lang w:eastAsia="zh-CN"/>
        </w:rPr>
        <w:t>得到</w:t>
      </w:r>
      <w:r>
        <w:rPr>
          <w:rFonts w:hint="eastAsia" w:ascii="华文中宋" w:hAnsi="华文中宋" w:eastAsia="华文中宋"/>
          <w:sz w:val="28"/>
          <w:szCs w:val="28"/>
        </w:rPr>
        <w:t>；</w:t>
      </w:r>
    </w:p>
    <w:p>
      <w:pPr>
        <w:rPr>
          <w:rFonts w:ascii="华文中宋" w:hAnsi="华文中宋" w:eastAsia="华文中宋"/>
          <w:sz w:val="24"/>
          <w:szCs w:val="24"/>
        </w:rPr>
      </w:pPr>
      <w:r>
        <w:rPr>
          <w:rFonts w:hint="eastAsia" w:ascii="华文中宋" w:hAnsi="华文中宋" w:eastAsia="华文中宋"/>
          <w:sz w:val="24"/>
          <w:szCs w:val="24"/>
        </w:rPr>
        <w:t>using System.Reflection;</w:t>
      </w:r>
    </w:p>
    <w:p>
      <w:pPr>
        <w:rPr>
          <w:rFonts w:ascii="华文中宋" w:hAnsi="华文中宋" w:eastAsia="华文中宋"/>
          <w:sz w:val="24"/>
          <w:szCs w:val="24"/>
        </w:rPr>
      </w:pPr>
      <w:r>
        <w:rPr>
          <w:rFonts w:hint="eastAsia" w:ascii="华文中宋" w:hAnsi="华文中宋" w:eastAsia="华文中宋"/>
          <w:sz w:val="24"/>
          <w:szCs w:val="24"/>
        </w:rPr>
        <w:t>//.....</w:t>
      </w:r>
    </w:p>
    <w:p>
      <w:pPr>
        <w:rPr>
          <w:rFonts w:ascii="华文中宋" w:hAnsi="华文中宋" w:eastAsia="华文中宋"/>
          <w:sz w:val="24"/>
          <w:szCs w:val="24"/>
        </w:rPr>
      </w:pPr>
      <w:r>
        <w:rPr>
          <w:rFonts w:hint="eastAsia" w:ascii="华文中宋" w:hAnsi="华文中宋" w:eastAsia="华文中宋"/>
          <w:sz w:val="24"/>
          <w:szCs w:val="24"/>
        </w:rPr>
        <w:t>var method = typeof(MyComponent).GetMethod("MethodName",</w:t>
      </w:r>
    </w:p>
    <w:p>
      <w:pPr>
        <w:rPr>
          <w:rFonts w:ascii="华文中宋" w:hAnsi="华文中宋" w:eastAsia="华文中宋"/>
          <w:sz w:val="24"/>
          <w:szCs w:val="24"/>
        </w:rPr>
      </w:pPr>
      <w:r>
        <w:rPr>
          <w:rFonts w:hint="eastAsia" w:ascii="华文中宋" w:hAnsi="华文中宋" w:eastAsia="华文中宋"/>
          <w:sz w:val="24"/>
          <w:szCs w:val="24"/>
        </w:rPr>
        <w:t>BindingFlags.NonPublic | BindingFlags.Instance);</w:t>
      </w:r>
    </w:p>
    <w:p>
      <w:pPr>
        <w:rPr>
          <w:rFonts w:ascii="华文中宋" w:hAnsi="华文中宋" w:eastAsia="华文中宋"/>
          <w:sz w:val="28"/>
          <w:szCs w:val="28"/>
        </w:rPr>
      </w:pPr>
      <w:r>
        <w:rPr>
          <w:rFonts w:hint="eastAsia" w:ascii="华文中宋" w:hAnsi="华文中宋" w:eastAsia="华文中宋"/>
          <w:sz w:val="28"/>
          <w:szCs w:val="28"/>
        </w:rPr>
        <w:t xml:space="preserve">This kind of code should only be run for very </w:t>
      </w:r>
      <w:commentRangeStart w:id="173"/>
      <w:r>
        <w:rPr>
          <w:rFonts w:hint="eastAsia" w:ascii="华文中宋" w:hAnsi="华文中宋" w:eastAsia="华文中宋"/>
          <w:sz w:val="28"/>
          <w:szCs w:val="28"/>
        </w:rPr>
        <w:t xml:space="preserve">targeted </w:t>
      </w:r>
      <w:commentRangeEnd w:id="173"/>
      <w:r>
        <w:rPr>
          <w:rStyle w:val="9"/>
        </w:rPr>
        <w:commentReference w:id="173"/>
      </w:r>
      <w:r>
        <w:rPr>
          <w:rFonts w:hint="eastAsia" w:ascii="华文中宋" w:hAnsi="华文中宋" w:eastAsia="华文中宋"/>
          <w:sz w:val="28"/>
          <w:szCs w:val="28"/>
        </w:rPr>
        <w:t>methods where we are certain that JIT compilation is causing CPU spikes.</w:t>
      </w:r>
    </w:p>
    <w:p>
      <w:pPr>
        <w:rPr>
          <w:rFonts w:ascii="华文中宋" w:hAnsi="华文中宋" w:eastAsia="华文中宋"/>
          <w:sz w:val="28"/>
          <w:szCs w:val="28"/>
        </w:rPr>
      </w:pPr>
      <w:r>
        <w:rPr>
          <w:rFonts w:hint="eastAsia" w:ascii="华文中宋" w:hAnsi="华文中宋" w:eastAsia="华文中宋"/>
          <w:sz w:val="28"/>
          <w:szCs w:val="28"/>
        </w:rPr>
        <w:t>这种代码应该只针对非常有针对性的方法运行，我们确信JIT编译会导致 CPU峰值</w:t>
      </w:r>
    </w:p>
    <w:p>
      <w:pPr>
        <w:rPr>
          <w:rFonts w:ascii="华文中宋" w:hAnsi="华文中宋" w:eastAsia="华文中宋"/>
          <w:sz w:val="28"/>
          <w:szCs w:val="28"/>
        </w:rPr>
      </w:pPr>
      <w:r>
        <w:rPr>
          <w:rFonts w:hint="eastAsia" w:ascii="华文中宋" w:hAnsi="华文中宋" w:eastAsia="华文中宋"/>
          <w:sz w:val="28"/>
          <w:szCs w:val="28"/>
        </w:rPr>
        <w:t xml:space="preserve">This can be verified by restarting the application and profiling a method's first </w:t>
      </w:r>
      <w:commentRangeStart w:id="174"/>
      <w:r>
        <w:rPr>
          <w:rFonts w:hint="eastAsia" w:ascii="华文中宋" w:hAnsi="华文中宋" w:eastAsia="华文中宋"/>
          <w:sz w:val="28"/>
          <w:szCs w:val="28"/>
        </w:rPr>
        <w:t xml:space="preserve">invocation </w:t>
      </w:r>
      <w:commentRangeEnd w:id="174"/>
      <w:r>
        <w:commentReference w:id="174"/>
      </w:r>
      <w:r>
        <w:rPr>
          <w:rFonts w:hint="eastAsia" w:ascii="华文中宋" w:hAnsi="华文中宋" w:eastAsia="华文中宋"/>
          <w:sz w:val="28"/>
          <w:szCs w:val="28"/>
        </w:rPr>
        <w:t xml:space="preserve">versus all </w:t>
      </w:r>
      <w:commentRangeStart w:id="175"/>
      <w:r>
        <w:rPr>
          <w:rFonts w:hint="eastAsia" w:ascii="华文中宋" w:hAnsi="华文中宋" w:eastAsia="华文中宋"/>
          <w:sz w:val="28"/>
          <w:szCs w:val="28"/>
        </w:rPr>
        <w:t xml:space="preserve">subsequent </w:t>
      </w:r>
      <w:commentRangeEnd w:id="175"/>
      <w:r>
        <w:commentReference w:id="175"/>
      </w:r>
      <w:commentRangeStart w:id="176"/>
      <w:r>
        <w:rPr>
          <w:rFonts w:hint="eastAsia" w:ascii="华文中宋" w:hAnsi="华文中宋" w:eastAsia="华文中宋"/>
          <w:sz w:val="28"/>
          <w:szCs w:val="28"/>
        </w:rPr>
        <w:t>invocations</w:t>
      </w:r>
      <w:commentRangeEnd w:id="176"/>
      <w:r>
        <w:commentReference w:id="176"/>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这可以通过重新启动应用程序并分析方法的第一个调用与所有后续的调用来验证。</w:t>
      </w:r>
    </w:p>
    <w:p>
      <w:pPr>
        <w:rPr>
          <w:rFonts w:ascii="华文中宋" w:hAnsi="华文中宋" w:eastAsia="华文中宋"/>
          <w:sz w:val="28"/>
          <w:szCs w:val="28"/>
        </w:rPr>
      </w:pPr>
      <w:r>
        <w:rPr>
          <w:rFonts w:hint="eastAsia" w:ascii="华文中宋" w:hAnsi="华文中宋" w:eastAsia="华文中宋"/>
          <w:sz w:val="28"/>
          <w:szCs w:val="28"/>
        </w:rPr>
        <w:t xml:space="preserve">The difference will tell us the JIT compilation </w:t>
      </w:r>
      <w:commentRangeStart w:id="177"/>
      <w:r>
        <w:rPr>
          <w:rFonts w:hint="eastAsia" w:ascii="华文中宋" w:hAnsi="华文中宋" w:eastAsia="华文中宋"/>
          <w:sz w:val="28"/>
          <w:szCs w:val="28"/>
        </w:rPr>
        <w:t>overhead</w:t>
      </w:r>
      <w:commentRangeEnd w:id="177"/>
      <w:r>
        <w:commentReference w:id="177"/>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差异将会</w:t>
      </w:r>
      <w:r>
        <w:rPr>
          <w:rFonts w:hint="eastAsia" w:ascii="华文中宋" w:hAnsi="华文中宋" w:eastAsia="华文中宋"/>
          <w:sz w:val="28"/>
          <w:szCs w:val="28"/>
          <w:lang w:eastAsia="zh-CN"/>
        </w:rPr>
        <w:t>高速</w:t>
      </w:r>
      <w:r>
        <w:rPr>
          <w:rFonts w:hint="eastAsia" w:ascii="华文中宋" w:hAnsi="华文中宋" w:eastAsia="华文中宋"/>
          <w:sz w:val="28"/>
          <w:szCs w:val="28"/>
        </w:rPr>
        <w:t>我们JIT编译开销；</w:t>
      </w:r>
    </w:p>
    <w:p>
      <w:pPr>
        <w:rPr>
          <w:rFonts w:ascii="华文中宋" w:hAnsi="华文中宋" w:eastAsia="华文中宋"/>
          <w:sz w:val="28"/>
          <w:szCs w:val="28"/>
        </w:rPr>
      </w:pPr>
      <w:r>
        <w:rPr>
          <w:rFonts w:hint="eastAsia" w:ascii="华文中宋" w:hAnsi="华文中宋" w:eastAsia="华文中宋"/>
          <w:sz w:val="28"/>
          <w:szCs w:val="28"/>
        </w:rPr>
        <w:t>Tip</w:t>
      </w:r>
    </w:p>
    <w:p>
      <w:pPr>
        <w:rPr>
          <w:rFonts w:ascii="华文中宋" w:hAnsi="华文中宋" w:eastAsia="华文中宋"/>
          <w:sz w:val="28"/>
          <w:szCs w:val="28"/>
        </w:rPr>
      </w:pPr>
      <w:r>
        <w:rPr>
          <w:rFonts w:hint="eastAsia" w:ascii="华文中宋" w:hAnsi="华文中宋" w:eastAsia="华文中宋"/>
          <w:sz w:val="28"/>
          <w:szCs w:val="28"/>
        </w:rPr>
        <w:t>提示</w:t>
      </w:r>
    </w:p>
    <w:p>
      <w:pPr>
        <w:rPr>
          <w:rFonts w:ascii="华文中宋" w:hAnsi="华文中宋" w:eastAsia="华文中宋"/>
          <w:sz w:val="28"/>
          <w:szCs w:val="28"/>
        </w:rPr>
      </w:pPr>
      <w:r>
        <w:rPr>
          <w:rFonts w:hint="eastAsia" w:ascii="华文中宋" w:hAnsi="华文中宋" w:eastAsia="华文中宋"/>
          <w:sz w:val="28"/>
          <w:szCs w:val="28"/>
        </w:rPr>
        <w:t xml:space="preserve">Note that the official method for forcing JIT compilation in the .NET libray is RuntimeHelpers.PerpareMethod(),But this is not properly implemented in the current version of Mono that comes with Unity(Mono Version 2.6.5). </w:t>
      </w:r>
    </w:p>
    <w:p>
      <w:pPr>
        <w:rPr>
          <w:rFonts w:ascii="华文中宋" w:hAnsi="华文中宋" w:eastAsia="华文中宋"/>
          <w:sz w:val="28"/>
          <w:szCs w:val="28"/>
        </w:rPr>
      </w:pPr>
      <w:r>
        <w:rPr>
          <w:rFonts w:hint="eastAsia" w:ascii="华文中宋" w:hAnsi="华文中宋" w:eastAsia="华文中宋"/>
          <w:sz w:val="28"/>
          <w:szCs w:val="28"/>
        </w:rPr>
        <w:t>请注意，在.Net图书馆中强制JIT编译的官方方法是RunTimeHelpServ.PrPayReMeod（），但在Unity（Mono版本2.65）的Mono的当前版本中没有正确实现。</w:t>
      </w:r>
    </w:p>
    <w:p>
      <w:pPr>
        <w:rPr>
          <w:rFonts w:ascii="华文中宋" w:hAnsi="华文中宋" w:eastAsia="华文中宋"/>
          <w:sz w:val="28"/>
          <w:szCs w:val="28"/>
        </w:rPr>
      </w:pPr>
      <w:r>
        <w:rPr>
          <w:rFonts w:hint="eastAsia" w:ascii="华文中宋" w:hAnsi="华文中宋" w:eastAsia="华文中宋"/>
          <w:sz w:val="28"/>
          <w:szCs w:val="28"/>
        </w:rPr>
        <w:t xml:space="preserve">The </w:t>
      </w:r>
      <w:commentRangeStart w:id="178"/>
      <w:r>
        <w:rPr>
          <w:rFonts w:hint="eastAsia" w:ascii="华文中宋" w:hAnsi="华文中宋" w:eastAsia="华文中宋"/>
          <w:sz w:val="28"/>
          <w:szCs w:val="28"/>
        </w:rPr>
        <w:t xml:space="preserve">aforementioned </w:t>
      </w:r>
      <w:commentRangeEnd w:id="178"/>
      <w:r>
        <w:commentReference w:id="178"/>
      </w:r>
      <w:commentRangeStart w:id="179"/>
      <w:r>
        <w:rPr>
          <w:rFonts w:hint="eastAsia" w:ascii="华文中宋" w:hAnsi="华文中宋" w:eastAsia="华文中宋"/>
          <w:sz w:val="28"/>
          <w:szCs w:val="28"/>
        </w:rPr>
        <w:t xml:space="preserve">workaround </w:t>
      </w:r>
      <w:commentRangeEnd w:id="179"/>
      <w:r>
        <w:commentReference w:id="179"/>
      </w:r>
      <w:r>
        <w:rPr>
          <w:rFonts w:hint="eastAsia" w:ascii="华文中宋" w:hAnsi="华文中宋" w:eastAsia="华文中宋"/>
          <w:sz w:val="28"/>
          <w:szCs w:val="28"/>
        </w:rPr>
        <w:t>should be used until Unity has pulled in a more recent version of the Mono Project.</w:t>
      </w:r>
    </w:p>
    <w:p>
      <w:pPr>
        <w:rPr>
          <w:rFonts w:ascii="华文中宋" w:hAnsi="华文中宋" w:eastAsia="华文中宋"/>
          <w:sz w:val="28"/>
          <w:szCs w:val="28"/>
        </w:rPr>
      </w:pPr>
      <w:r>
        <w:rPr>
          <w:rFonts w:hint="eastAsia" w:ascii="华文中宋" w:hAnsi="华文中宋" w:eastAsia="华文中宋"/>
          <w:sz w:val="28"/>
          <w:szCs w:val="28"/>
        </w:rPr>
        <w:t>前面提到的解决方案应该被使用，直到Unity拉入Mono项目的一个最新版本。</w:t>
      </w:r>
    </w:p>
    <w:p>
      <w:pPr>
        <w:rPr>
          <w:rFonts w:ascii="华文中宋" w:hAnsi="华文中宋" w:eastAsia="华文中宋"/>
          <w:sz w:val="28"/>
          <w:szCs w:val="28"/>
        </w:rPr>
      </w:pPr>
    </w:p>
    <w:p>
      <w:pPr>
        <w:rPr>
          <w:rFonts w:ascii="华文中宋" w:hAnsi="华文中宋" w:eastAsia="华文中宋"/>
          <w:sz w:val="28"/>
          <w:szCs w:val="28"/>
        </w:rPr>
      </w:pPr>
      <w:r>
        <w:rPr>
          <w:rFonts w:hint="eastAsia" w:ascii="华文中宋" w:hAnsi="华文中宋" w:eastAsia="华文中宋"/>
          <w:sz w:val="28"/>
          <w:szCs w:val="28"/>
        </w:rPr>
        <w:t>Memory usage optimization</w:t>
      </w:r>
    </w:p>
    <w:p>
      <w:pPr>
        <w:rPr>
          <w:rFonts w:ascii="华文中宋" w:hAnsi="华文中宋" w:eastAsia="华文中宋"/>
          <w:sz w:val="28"/>
          <w:szCs w:val="28"/>
        </w:rPr>
      </w:pPr>
      <w:r>
        <w:rPr>
          <w:rFonts w:hint="eastAsia" w:ascii="华文中宋" w:hAnsi="华文中宋" w:eastAsia="华文中宋"/>
          <w:sz w:val="28"/>
          <w:szCs w:val="28"/>
        </w:rPr>
        <w:t>最优化内存使用</w:t>
      </w:r>
    </w:p>
    <w:p>
      <w:pPr>
        <w:rPr>
          <w:rFonts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In most game engine, we would have the </w:t>
      </w:r>
      <w:commentRangeStart w:id="180"/>
      <w:r>
        <w:rPr>
          <w:rFonts w:hint="eastAsia" w:ascii="华文中宋" w:hAnsi="华文中宋" w:eastAsia="华文中宋"/>
          <w:sz w:val="28"/>
          <w:szCs w:val="28"/>
        </w:rPr>
        <w:t xml:space="preserve">luxury </w:t>
      </w:r>
      <w:commentRangeEnd w:id="180"/>
      <w:r>
        <w:rPr>
          <w:rStyle w:val="9"/>
        </w:rPr>
        <w:commentReference w:id="180"/>
      </w:r>
      <w:r>
        <w:rPr>
          <w:rFonts w:hint="eastAsia" w:ascii="华文中宋" w:hAnsi="华文中宋" w:eastAsia="华文中宋"/>
          <w:sz w:val="28"/>
          <w:szCs w:val="28"/>
        </w:rPr>
        <w:t xml:space="preserve">of being able to port </w:t>
      </w:r>
      <w:commentRangeStart w:id="181"/>
      <w:r>
        <w:rPr>
          <w:rFonts w:hint="eastAsia" w:ascii="华文中宋" w:hAnsi="华文中宋" w:eastAsia="华文中宋"/>
          <w:sz w:val="28"/>
          <w:szCs w:val="28"/>
        </w:rPr>
        <w:t xml:space="preserve">inefficient </w:t>
      </w:r>
      <w:commentRangeEnd w:id="181"/>
      <w:r>
        <w:rPr>
          <w:rStyle w:val="9"/>
        </w:rPr>
        <w:commentReference w:id="181"/>
      </w:r>
      <w:r>
        <w:rPr>
          <w:rFonts w:hint="eastAsia" w:ascii="华文中宋" w:hAnsi="华文中宋" w:eastAsia="华文中宋"/>
          <w:sz w:val="28"/>
          <w:szCs w:val="28"/>
        </w:rPr>
        <w:t xml:space="preserve">script code into the faster C++ area if we were </w:t>
      </w:r>
      <w:commentRangeStart w:id="182"/>
      <w:r>
        <w:rPr>
          <w:rFonts w:hint="eastAsia" w:ascii="华文中宋" w:hAnsi="华文中宋" w:eastAsia="华文中宋"/>
          <w:sz w:val="28"/>
          <w:szCs w:val="28"/>
        </w:rPr>
        <w:t xml:space="preserve">hitting </w:t>
      </w:r>
      <w:commentRangeEnd w:id="182"/>
      <w:r>
        <w:rPr>
          <w:rStyle w:val="9"/>
        </w:rPr>
        <w:commentReference w:id="182"/>
      </w:r>
      <w:r>
        <w:rPr>
          <w:rFonts w:hint="eastAsia" w:ascii="华文中宋" w:hAnsi="华文中宋" w:eastAsia="华文中宋"/>
          <w:sz w:val="28"/>
          <w:szCs w:val="28"/>
        </w:rPr>
        <w:t xml:space="preserve">performance </w:t>
      </w:r>
      <w:commentRangeStart w:id="183"/>
      <w:r>
        <w:rPr>
          <w:rFonts w:hint="eastAsia" w:ascii="华文中宋" w:hAnsi="华文中宋" w:eastAsia="华文中宋"/>
          <w:sz w:val="28"/>
          <w:szCs w:val="28"/>
        </w:rPr>
        <w:t>issues</w:t>
      </w:r>
      <w:commentRangeEnd w:id="183"/>
      <w:r>
        <w:rPr>
          <w:rStyle w:val="9"/>
        </w:rPr>
        <w:commentReference w:id="183"/>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在大多游戏引擎中，我们遇到性能问题，</w:t>
      </w:r>
      <w:r>
        <w:rPr>
          <w:rFonts w:hint="eastAsia" w:ascii="华文中宋" w:hAnsi="华文中宋" w:eastAsia="华文中宋"/>
          <w:sz w:val="28"/>
          <w:szCs w:val="28"/>
          <w:lang w:eastAsia="zh-CN"/>
        </w:rPr>
        <w:t>可以将</w:t>
      </w:r>
      <w:r>
        <w:rPr>
          <w:rFonts w:hint="eastAsia" w:ascii="华文中宋" w:hAnsi="华文中宋" w:eastAsia="华文中宋"/>
          <w:sz w:val="28"/>
          <w:szCs w:val="28"/>
        </w:rPr>
        <w:t>效率低下的脚本移植到更快的C++区域。</w:t>
      </w:r>
    </w:p>
    <w:p>
      <w:pPr>
        <w:rPr>
          <w:rFonts w:ascii="华文中宋" w:hAnsi="华文中宋" w:eastAsia="华文中宋"/>
          <w:sz w:val="28"/>
          <w:szCs w:val="28"/>
        </w:rPr>
      </w:pPr>
      <w:r>
        <w:rPr>
          <w:rFonts w:hint="eastAsia" w:ascii="华文中宋" w:hAnsi="华文中宋" w:eastAsia="华文中宋"/>
          <w:sz w:val="28"/>
          <w:szCs w:val="28"/>
        </w:rPr>
        <w:t xml:space="preserve">This is not an </w:t>
      </w:r>
      <w:commentRangeStart w:id="184"/>
      <w:r>
        <w:rPr>
          <w:rFonts w:hint="eastAsia" w:ascii="华文中宋" w:hAnsi="华文中宋" w:eastAsia="华文中宋"/>
          <w:sz w:val="28"/>
          <w:szCs w:val="28"/>
        </w:rPr>
        <w:t xml:space="preserve">option </w:t>
      </w:r>
      <w:commentRangeEnd w:id="184"/>
      <w:r>
        <w:rPr>
          <w:rStyle w:val="9"/>
        </w:rPr>
        <w:commentReference w:id="184"/>
      </w:r>
      <w:commentRangeStart w:id="185"/>
      <w:r>
        <w:rPr>
          <w:rFonts w:hint="eastAsia" w:ascii="华文中宋" w:hAnsi="华文中宋" w:eastAsia="华文中宋"/>
          <w:sz w:val="28"/>
          <w:szCs w:val="28"/>
        </w:rPr>
        <w:t xml:space="preserve">unless </w:t>
      </w:r>
      <w:commentRangeEnd w:id="185"/>
      <w:r>
        <w:rPr>
          <w:rStyle w:val="9"/>
        </w:rPr>
        <w:commentReference w:id="185"/>
      </w:r>
      <w:r>
        <w:rPr>
          <w:rFonts w:hint="eastAsia" w:ascii="华文中宋" w:hAnsi="华文中宋" w:eastAsia="华文中宋"/>
          <w:sz w:val="28"/>
          <w:szCs w:val="28"/>
        </w:rPr>
        <w:t xml:space="preserve">we </w:t>
      </w:r>
      <w:commentRangeStart w:id="186"/>
      <w:r>
        <w:rPr>
          <w:rFonts w:hint="eastAsia" w:ascii="华文中宋" w:hAnsi="华文中宋" w:eastAsia="华文中宋"/>
          <w:sz w:val="28"/>
          <w:szCs w:val="28"/>
        </w:rPr>
        <w:t xml:space="preserve">invest </w:t>
      </w:r>
      <w:commentRangeEnd w:id="186"/>
      <w:r>
        <w:rPr>
          <w:rStyle w:val="9"/>
        </w:rPr>
        <w:commentReference w:id="186"/>
      </w:r>
      <w:r>
        <w:rPr>
          <w:rFonts w:hint="eastAsia" w:ascii="华文中宋" w:hAnsi="华文中宋" w:eastAsia="华文中宋"/>
          <w:sz w:val="28"/>
          <w:szCs w:val="28"/>
        </w:rPr>
        <w:t xml:space="preserve">serious </w:t>
      </w:r>
      <w:commentRangeStart w:id="187"/>
      <w:r>
        <w:rPr>
          <w:rFonts w:hint="eastAsia" w:ascii="华文中宋" w:hAnsi="华文中宋" w:eastAsia="华文中宋"/>
          <w:sz w:val="28"/>
          <w:szCs w:val="28"/>
        </w:rPr>
        <w:t xml:space="preserve">cash </w:t>
      </w:r>
      <w:commentRangeEnd w:id="187"/>
      <w:r>
        <w:rPr>
          <w:rStyle w:val="9"/>
        </w:rPr>
        <w:commentReference w:id="187"/>
      </w:r>
      <w:r>
        <w:rPr>
          <w:rFonts w:hint="eastAsia" w:ascii="华文中宋" w:hAnsi="华文中宋" w:eastAsia="华文中宋"/>
          <w:sz w:val="28"/>
          <w:szCs w:val="28"/>
        </w:rPr>
        <w:t xml:space="preserve">in </w:t>
      </w:r>
      <w:commentRangeStart w:id="188"/>
      <w:r>
        <w:rPr>
          <w:rFonts w:hint="eastAsia" w:ascii="华文中宋" w:hAnsi="华文中宋" w:eastAsia="华文中宋"/>
          <w:sz w:val="28"/>
          <w:szCs w:val="28"/>
        </w:rPr>
        <w:t xml:space="preserve">obtaining </w:t>
      </w:r>
      <w:commentRangeEnd w:id="188"/>
      <w:r>
        <w:rPr>
          <w:rStyle w:val="9"/>
        </w:rPr>
        <w:commentReference w:id="188"/>
      </w:r>
      <w:r>
        <w:rPr>
          <w:rFonts w:hint="eastAsia" w:ascii="华文中宋" w:hAnsi="华文中宋" w:eastAsia="华文中宋"/>
          <w:sz w:val="28"/>
          <w:szCs w:val="28"/>
        </w:rPr>
        <w:t xml:space="preserve">the Unity source code, which is offered as a license separate from the Free/Personal/Pro licensing system, and on a </w:t>
      </w:r>
      <w:commentRangeStart w:id="189"/>
      <w:r>
        <w:rPr>
          <w:rFonts w:hint="eastAsia" w:ascii="华文中宋" w:hAnsi="华文中宋" w:eastAsia="华文中宋"/>
          <w:sz w:val="28"/>
          <w:szCs w:val="28"/>
        </w:rPr>
        <w:t xml:space="preserve">per </w:t>
      </w:r>
      <w:commentRangeEnd w:id="189"/>
      <w:r>
        <w:rPr>
          <w:rStyle w:val="9"/>
        </w:rPr>
        <w:commentReference w:id="189"/>
      </w:r>
      <w:r>
        <w:rPr>
          <w:rFonts w:hint="eastAsia" w:ascii="华文中宋" w:hAnsi="华文中宋" w:eastAsia="华文中宋"/>
          <w:sz w:val="28"/>
          <w:szCs w:val="28"/>
        </w:rPr>
        <w:t>case, per title basic.</w:t>
      </w:r>
    </w:p>
    <w:p>
      <w:pPr>
        <w:rPr>
          <w:rFonts w:ascii="华文中宋" w:hAnsi="华文中宋" w:eastAsia="华文中宋"/>
          <w:sz w:val="28"/>
          <w:szCs w:val="28"/>
        </w:rPr>
      </w:pPr>
      <w:r>
        <w:rPr>
          <w:rFonts w:hint="eastAsia" w:ascii="华文中宋" w:hAnsi="华文中宋" w:eastAsia="华文中宋"/>
          <w:sz w:val="28"/>
          <w:szCs w:val="28"/>
        </w:rPr>
        <w:t>这不是一种选择，除非我们投入大量资金购买Unity源代码，该源代码作为独立于Free / Personal / Pro许可系统的许可证提供，并且基于每个案例，每个基本标题。</w:t>
      </w:r>
    </w:p>
    <w:p>
      <w:pPr>
        <w:rPr>
          <w:rFonts w:ascii="华文中宋" w:hAnsi="华文中宋" w:eastAsia="华文中宋"/>
          <w:sz w:val="28"/>
          <w:szCs w:val="28"/>
        </w:rPr>
      </w:pPr>
      <w:r>
        <w:rPr>
          <w:rFonts w:hint="eastAsia" w:ascii="华文中宋" w:hAnsi="华文中宋" w:eastAsia="华文中宋"/>
          <w:sz w:val="28"/>
          <w:szCs w:val="28"/>
        </w:rPr>
        <w:t xml:space="preserve">This </w:t>
      </w:r>
      <w:commentRangeStart w:id="190"/>
      <w:r>
        <w:rPr>
          <w:rFonts w:hint="eastAsia" w:ascii="华文中宋" w:hAnsi="华文中宋" w:eastAsia="华文中宋"/>
          <w:sz w:val="28"/>
          <w:szCs w:val="28"/>
        </w:rPr>
        <w:t xml:space="preserve">forces </w:t>
      </w:r>
      <w:commentRangeEnd w:id="190"/>
      <w:r>
        <w:rPr>
          <w:rStyle w:val="9"/>
        </w:rPr>
        <w:commentReference w:id="190"/>
      </w:r>
      <w:r>
        <w:rPr>
          <w:rFonts w:hint="eastAsia" w:ascii="华文中宋" w:hAnsi="华文中宋" w:eastAsia="华文中宋"/>
          <w:sz w:val="28"/>
          <w:szCs w:val="28"/>
        </w:rPr>
        <w:t xml:space="preserve">the </w:t>
      </w:r>
      <w:commentRangeStart w:id="191"/>
      <w:r>
        <w:rPr>
          <w:rFonts w:hint="eastAsia" w:ascii="华文中宋" w:hAnsi="华文中宋" w:eastAsia="华文中宋"/>
          <w:sz w:val="28"/>
          <w:szCs w:val="28"/>
        </w:rPr>
        <w:t xml:space="preserve">overwhelming </w:t>
      </w:r>
      <w:commentRangeEnd w:id="191"/>
      <w:r>
        <w:rPr>
          <w:rStyle w:val="9"/>
        </w:rPr>
        <w:commentReference w:id="191"/>
      </w:r>
      <w:commentRangeStart w:id="192"/>
      <w:r>
        <w:rPr>
          <w:rFonts w:hint="eastAsia" w:ascii="华文中宋" w:hAnsi="华文中宋" w:eastAsia="华文中宋"/>
          <w:sz w:val="28"/>
          <w:szCs w:val="28"/>
        </w:rPr>
        <w:t xml:space="preserve">majority </w:t>
      </w:r>
      <w:commentRangeEnd w:id="192"/>
      <w:r>
        <w:rPr>
          <w:rStyle w:val="9"/>
        </w:rPr>
        <w:commentReference w:id="192"/>
      </w:r>
      <w:r>
        <w:rPr>
          <w:rFonts w:hint="eastAsia" w:ascii="华文中宋" w:hAnsi="华文中宋" w:eastAsia="华文中宋"/>
          <w:sz w:val="28"/>
          <w:szCs w:val="28"/>
        </w:rPr>
        <w:t xml:space="preserve">of us into a position of needing to make our C# script-level code as </w:t>
      </w:r>
      <w:commentRangeStart w:id="193"/>
      <w:r>
        <w:rPr>
          <w:rFonts w:hint="eastAsia" w:ascii="华文中宋" w:hAnsi="华文中宋" w:eastAsia="华文中宋"/>
          <w:sz w:val="28"/>
          <w:szCs w:val="28"/>
        </w:rPr>
        <w:t>performant</w:t>
      </w:r>
      <w:commentRangeEnd w:id="193"/>
      <w:r>
        <w:rPr>
          <w:rStyle w:val="9"/>
        </w:rPr>
        <w:commentReference w:id="193"/>
      </w:r>
      <w:r>
        <w:rPr>
          <w:rFonts w:hint="eastAsia" w:ascii="华文中宋" w:hAnsi="华文中宋" w:eastAsia="华文中宋"/>
          <w:sz w:val="28"/>
          <w:szCs w:val="28"/>
        </w:rPr>
        <w:t xml:space="preserve"> as possible.</w:t>
      </w:r>
    </w:p>
    <w:p>
      <w:pPr>
        <w:rPr>
          <w:rFonts w:ascii="华文中宋" w:hAnsi="华文中宋" w:eastAsia="华文中宋"/>
          <w:sz w:val="28"/>
          <w:szCs w:val="28"/>
        </w:rPr>
      </w:pPr>
      <w:r>
        <w:rPr>
          <w:rFonts w:hint="eastAsia" w:ascii="华文中宋" w:hAnsi="华文中宋" w:eastAsia="华文中宋"/>
          <w:sz w:val="28"/>
          <w:szCs w:val="28"/>
        </w:rPr>
        <w:t>这迫使我们绝大多数人都需要尽可能使我们的C＃脚本</w:t>
      </w:r>
      <w:r>
        <w:rPr>
          <w:rFonts w:hint="eastAsia" w:ascii="华文中宋" w:hAnsi="华文中宋" w:eastAsia="华文中宋"/>
          <w:sz w:val="28"/>
          <w:szCs w:val="28"/>
          <w:lang w:eastAsia="zh-CN"/>
        </w:rPr>
        <w:t>级</w:t>
      </w:r>
      <w:r>
        <w:rPr>
          <w:rFonts w:hint="eastAsia" w:ascii="华文中宋" w:hAnsi="华文中宋" w:eastAsia="华文中宋"/>
          <w:sz w:val="28"/>
          <w:szCs w:val="28"/>
        </w:rPr>
        <w:t>代码尽可能高效。</w:t>
      </w:r>
    </w:p>
    <w:p>
      <w:pPr>
        <w:rPr>
          <w:rFonts w:ascii="华文中宋" w:hAnsi="华文中宋" w:eastAsia="华文中宋"/>
          <w:sz w:val="28"/>
          <w:szCs w:val="28"/>
        </w:rPr>
      </w:pPr>
      <w:r>
        <w:rPr>
          <w:rFonts w:hint="eastAsia" w:ascii="华文中宋" w:hAnsi="华文中宋" w:eastAsia="华文中宋"/>
          <w:sz w:val="28"/>
          <w:szCs w:val="28"/>
        </w:rPr>
        <w:t xml:space="preserve">So, what does all of this </w:t>
      </w:r>
      <w:commentRangeStart w:id="194"/>
      <w:r>
        <w:rPr>
          <w:rFonts w:hint="eastAsia" w:ascii="华文中宋" w:hAnsi="华文中宋" w:eastAsia="华文中宋"/>
          <w:sz w:val="28"/>
          <w:szCs w:val="28"/>
        </w:rPr>
        <w:t xml:space="preserve">backstory </w:t>
      </w:r>
      <w:commentRangeEnd w:id="194"/>
      <w:r>
        <w:rPr>
          <w:rStyle w:val="9"/>
        </w:rPr>
        <w:commentReference w:id="194"/>
      </w:r>
      <w:r>
        <w:rPr>
          <w:rFonts w:hint="eastAsia" w:ascii="华文中宋" w:hAnsi="华文中宋" w:eastAsia="华文中宋"/>
          <w:sz w:val="28"/>
          <w:szCs w:val="28"/>
        </w:rPr>
        <w:t xml:space="preserve">we've been </w:t>
      </w:r>
      <w:commentRangeStart w:id="195"/>
      <w:r>
        <w:rPr>
          <w:rFonts w:hint="eastAsia" w:ascii="华文中宋" w:hAnsi="华文中宋" w:eastAsia="华文中宋"/>
          <w:sz w:val="28"/>
          <w:szCs w:val="28"/>
        </w:rPr>
        <w:t xml:space="preserve">covering </w:t>
      </w:r>
      <w:commentRangeEnd w:id="195"/>
      <w:r>
        <w:rPr>
          <w:rStyle w:val="9"/>
        </w:rPr>
        <w:commentReference w:id="195"/>
      </w:r>
      <w:r>
        <w:rPr>
          <w:rFonts w:hint="eastAsia" w:ascii="华文中宋" w:hAnsi="华文中宋" w:eastAsia="华文中宋"/>
          <w:sz w:val="28"/>
          <w:szCs w:val="28"/>
        </w:rPr>
        <w:t>mean for us when it comes to the task of performance optimization?</w:t>
      </w:r>
    </w:p>
    <w:p>
      <w:pPr>
        <w:rPr>
          <w:rFonts w:ascii="华文中宋" w:hAnsi="华文中宋" w:eastAsia="华文中宋"/>
          <w:sz w:val="28"/>
          <w:szCs w:val="28"/>
        </w:rPr>
      </w:pPr>
      <w:r>
        <w:rPr>
          <w:rFonts w:hint="eastAsia" w:ascii="华文中宋" w:hAnsi="华文中宋" w:eastAsia="华文中宋"/>
          <w:sz w:val="28"/>
          <w:szCs w:val="28"/>
        </w:rPr>
        <w:t>所以，当我们涉及到性能优化的任务是，我们所涵盖的所有这些背景故事对我们意味着什么？</w:t>
      </w:r>
    </w:p>
    <w:p>
      <w:pPr>
        <w:rPr>
          <w:rFonts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Firstly, we won't be covering anything that is </w:t>
      </w:r>
      <w:commentRangeStart w:id="196"/>
      <w:r>
        <w:rPr>
          <w:rFonts w:hint="eastAsia" w:ascii="华文中宋" w:hAnsi="华文中宋" w:eastAsia="华文中宋"/>
          <w:sz w:val="28"/>
          <w:szCs w:val="28"/>
        </w:rPr>
        <w:t xml:space="preserve">specific </w:t>
      </w:r>
      <w:commentRangeEnd w:id="196"/>
      <w:r>
        <w:rPr>
          <w:rStyle w:val="9"/>
        </w:rPr>
        <w:commentReference w:id="196"/>
      </w:r>
      <w:r>
        <w:rPr>
          <w:rFonts w:hint="eastAsia" w:ascii="华文中宋" w:hAnsi="华文中宋" w:eastAsia="华文中宋"/>
          <w:sz w:val="28"/>
          <w:szCs w:val="28"/>
        </w:rPr>
        <w:t xml:space="preserve">to the UnityScript and Boo language(although much of the knowledge translates to </w:t>
      </w:r>
      <w:commentRangeStart w:id="197"/>
      <w:r>
        <w:rPr>
          <w:rFonts w:hint="eastAsia" w:ascii="华文中宋" w:hAnsi="华文中宋" w:eastAsia="华文中宋"/>
          <w:sz w:val="28"/>
          <w:szCs w:val="28"/>
        </w:rPr>
        <w:t xml:space="preserve">those </w:t>
      </w:r>
      <w:commentRangeEnd w:id="197"/>
      <w:r>
        <w:rPr>
          <w:rStyle w:val="9"/>
        </w:rPr>
        <w:commentReference w:id="197"/>
      </w:r>
      <w:r>
        <w:rPr>
          <w:rFonts w:hint="eastAsia" w:ascii="华文中宋" w:hAnsi="华文中宋" w:eastAsia="华文中宋"/>
          <w:sz w:val="28"/>
          <w:szCs w:val="28"/>
        </w:rPr>
        <w:t>languages).</w:t>
      </w:r>
    </w:p>
    <w:p>
      <w:pPr>
        <w:rPr>
          <w:rFonts w:ascii="华文中宋" w:hAnsi="华文中宋" w:eastAsia="华文中宋"/>
          <w:sz w:val="28"/>
          <w:szCs w:val="28"/>
        </w:rPr>
      </w:pPr>
      <w:r>
        <w:rPr>
          <w:rFonts w:hint="eastAsia" w:ascii="华文中宋" w:hAnsi="华文中宋" w:eastAsia="华文中宋"/>
          <w:sz w:val="28"/>
          <w:szCs w:val="28"/>
        </w:rPr>
        <w:t>首先，我们不会覆盖任何特定于 UnityScript 和Boo语言（尽管大多数知识都转化为这些语言）</w:t>
      </w:r>
    </w:p>
    <w:p>
      <w:pPr>
        <w:rPr>
          <w:rFonts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Secondly, even though all of our script code </w:t>
      </w:r>
      <w:commentRangeStart w:id="198"/>
      <w:r>
        <w:rPr>
          <w:rFonts w:hint="eastAsia" w:ascii="华文中宋" w:hAnsi="华文中宋" w:eastAsia="华文中宋"/>
          <w:sz w:val="28"/>
          <w:szCs w:val="28"/>
        </w:rPr>
        <w:t xml:space="preserve">might </w:t>
      </w:r>
      <w:commentRangeEnd w:id="198"/>
      <w:r>
        <w:rPr>
          <w:rStyle w:val="9"/>
        </w:rPr>
        <w:commentReference w:id="198"/>
      </w:r>
      <w:r>
        <w:rPr>
          <w:rFonts w:hint="eastAsia" w:ascii="华文中宋" w:hAnsi="华文中宋" w:eastAsia="华文中宋"/>
          <w:sz w:val="28"/>
          <w:szCs w:val="28"/>
        </w:rPr>
        <w:t xml:space="preserve">be in C#, we need to be </w:t>
      </w:r>
      <w:commentRangeStart w:id="199"/>
      <w:r>
        <w:rPr>
          <w:rFonts w:hint="eastAsia" w:ascii="华文中宋" w:hAnsi="华文中宋" w:eastAsia="华文中宋"/>
          <w:sz w:val="28"/>
          <w:szCs w:val="28"/>
        </w:rPr>
        <w:t xml:space="preserve">aware </w:t>
      </w:r>
      <w:commentRangeEnd w:id="199"/>
      <w:r>
        <w:rPr>
          <w:rStyle w:val="9"/>
        </w:rPr>
        <w:commentReference w:id="199"/>
      </w:r>
      <w:r>
        <w:rPr>
          <w:rFonts w:hint="eastAsia" w:ascii="华文中宋" w:hAnsi="华文中宋" w:eastAsia="华文中宋"/>
          <w:sz w:val="28"/>
          <w:szCs w:val="28"/>
        </w:rPr>
        <w:t xml:space="preserve">that the overall Unity Engine is built from multiple components that each </w:t>
      </w:r>
      <w:commentRangeStart w:id="200"/>
      <w:r>
        <w:rPr>
          <w:rFonts w:hint="eastAsia" w:ascii="华文中宋" w:hAnsi="华文中宋" w:eastAsia="华文中宋"/>
          <w:sz w:val="28"/>
          <w:szCs w:val="28"/>
        </w:rPr>
        <w:t xml:space="preserve">maintains </w:t>
      </w:r>
      <w:commentRangeEnd w:id="200"/>
      <w:r>
        <w:rPr>
          <w:rStyle w:val="9"/>
        </w:rPr>
        <w:commentReference w:id="200"/>
      </w:r>
      <w:r>
        <w:rPr>
          <w:rFonts w:hint="eastAsia" w:ascii="华文中宋" w:hAnsi="华文中宋" w:eastAsia="华文中宋"/>
          <w:sz w:val="28"/>
          <w:szCs w:val="28"/>
        </w:rPr>
        <w:t xml:space="preserve">its own memory </w:t>
      </w:r>
      <w:commentRangeStart w:id="201"/>
      <w:r>
        <w:rPr>
          <w:rFonts w:hint="eastAsia" w:ascii="华文中宋" w:hAnsi="华文中宋" w:eastAsia="华文中宋"/>
          <w:sz w:val="28"/>
          <w:szCs w:val="28"/>
        </w:rPr>
        <w:t>domains</w:t>
      </w:r>
      <w:commentRangeEnd w:id="201"/>
      <w:r>
        <w:rPr>
          <w:rStyle w:val="9"/>
        </w:rPr>
        <w:commentReference w:id="201"/>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其次，即使我们所有的脚本代码都在C#中，我们也需要注意整个Unity引擎是多个组件构建的，每个组件都维护这自己的内存区域。</w:t>
      </w:r>
    </w:p>
    <w:p>
      <w:pPr>
        <w:rPr>
          <w:rFonts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Thirdly, only some tasks we perform will </w:t>
      </w:r>
      <w:commentRangeStart w:id="202"/>
      <w:r>
        <w:rPr>
          <w:rFonts w:hint="eastAsia" w:ascii="华文中宋" w:hAnsi="华文中宋" w:eastAsia="华文中宋"/>
          <w:sz w:val="28"/>
          <w:szCs w:val="28"/>
        </w:rPr>
        <w:t xml:space="preserve">awaken </w:t>
      </w:r>
      <w:commentRangeEnd w:id="202"/>
      <w:r>
        <w:rPr>
          <w:rStyle w:val="9"/>
        </w:rPr>
        <w:commentReference w:id="202"/>
      </w:r>
      <w:r>
        <w:rPr>
          <w:rFonts w:hint="eastAsia" w:ascii="华文中宋" w:hAnsi="华文中宋" w:eastAsia="华文中宋"/>
          <w:sz w:val="28"/>
          <w:szCs w:val="28"/>
        </w:rPr>
        <w:t xml:space="preserve">the </w:t>
      </w:r>
      <w:commentRangeStart w:id="203"/>
      <w:r>
        <w:rPr>
          <w:rFonts w:hint="eastAsia" w:ascii="华文中宋" w:hAnsi="华文中宋" w:eastAsia="华文中宋"/>
          <w:sz w:val="28"/>
          <w:szCs w:val="28"/>
        </w:rPr>
        <w:t xml:space="preserve">dreaded </w:t>
      </w:r>
      <w:commentRangeEnd w:id="203"/>
      <w:r>
        <w:rPr>
          <w:rStyle w:val="9"/>
        </w:rPr>
        <w:commentReference w:id="203"/>
      </w:r>
      <w:r>
        <w:rPr>
          <w:rFonts w:hint="eastAsia" w:ascii="华文中宋" w:hAnsi="华文中宋" w:eastAsia="华文中宋"/>
          <w:sz w:val="28"/>
          <w:szCs w:val="28"/>
        </w:rPr>
        <w:t>garbage collector.</w:t>
      </w:r>
    </w:p>
    <w:p>
      <w:pPr>
        <w:rPr>
          <w:rFonts w:ascii="华文中宋" w:hAnsi="华文中宋" w:eastAsia="华文中宋"/>
          <w:sz w:val="28"/>
          <w:szCs w:val="28"/>
        </w:rPr>
      </w:pPr>
      <w:r>
        <w:rPr>
          <w:rFonts w:hint="eastAsia" w:ascii="华文中宋" w:hAnsi="华文中宋" w:eastAsia="华文中宋"/>
          <w:sz w:val="28"/>
          <w:szCs w:val="28"/>
        </w:rPr>
        <w:t>再次，只有我们执行一些任务才会唤醒可怕的垃圾回收器。</w:t>
      </w:r>
    </w:p>
    <w:p>
      <w:pPr>
        <w:rPr>
          <w:rFonts w:ascii="华文中宋" w:hAnsi="华文中宋" w:eastAsia="华文中宋"/>
          <w:sz w:val="28"/>
          <w:szCs w:val="28"/>
        </w:rPr>
      </w:pPr>
      <w:r>
        <w:rPr>
          <w:rFonts w:hint="eastAsia" w:ascii="华文中宋" w:hAnsi="华文中宋" w:eastAsia="华文中宋"/>
          <w:sz w:val="28"/>
          <w:szCs w:val="28"/>
        </w:rPr>
        <w:t xml:space="preserve">There are quite a few memory allocation </w:t>
      </w:r>
      <w:commentRangeStart w:id="204"/>
      <w:r>
        <w:rPr>
          <w:rFonts w:hint="eastAsia" w:ascii="华文中宋" w:hAnsi="华文中宋" w:eastAsia="华文中宋"/>
          <w:sz w:val="28"/>
          <w:szCs w:val="28"/>
        </w:rPr>
        <w:t xml:space="preserve">approaches </w:t>
      </w:r>
      <w:commentRangeEnd w:id="204"/>
      <w:r>
        <w:rPr>
          <w:rStyle w:val="9"/>
        </w:rPr>
        <w:commentReference w:id="204"/>
      </w:r>
      <w:r>
        <w:rPr>
          <w:rFonts w:hint="eastAsia" w:ascii="华文中宋" w:hAnsi="华文中宋" w:eastAsia="华文中宋"/>
          <w:sz w:val="28"/>
          <w:szCs w:val="28"/>
        </w:rPr>
        <w:t xml:space="preserve">that we can use to avoid it </w:t>
      </w:r>
      <w:commentRangeStart w:id="205"/>
      <w:r>
        <w:rPr>
          <w:rFonts w:hint="eastAsia" w:ascii="华文中宋" w:hAnsi="华文中宋" w:eastAsia="华文中宋"/>
          <w:sz w:val="28"/>
          <w:szCs w:val="28"/>
        </w:rPr>
        <w:t>entirely</w:t>
      </w:r>
      <w:commentRangeEnd w:id="205"/>
      <w:r>
        <w:rPr>
          <w:rStyle w:val="9"/>
        </w:rPr>
        <w:commentReference w:id="205"/>
      </w:r>
      <w:r>
        <w:rPr>
          <w:rFonts w:hint="eastAsia" w:ascii="华文中宋" w:hAnsi="华文中宋" w:eastAsia="华文中宋"/>
          <w:sz w:val="28"/>
          <w:szCs w:val="28"/>
        </w:rPr>
        <w:t>.</w:t>
      </w:r>
    </w:p>
    <w:p>
      <w:pPr>
        <w:rPr>
          <w:rFonts w:ascii="华文中宋" w:hAnsi="华文中宋" w:eastAsia="华文中宋"/>
          <w:sz w:val="28"/>
          <w:szCs w:val="28"/>
        </w:rPr>
      </w:pPr>
      <w:r>
        <w:rPr>
          <w:rFonts w:hint="eastAsia" w:ascii="华文中宋" w:hAnsi="华文中宋" w:eastAsia="华文中宋"/>
          <w:sz w:val="28"/>
          <w:szCs w:val="28"/>
        </w:rPr>
        <w:t>我们可以使用相当多的内存分配方法来完全避免它；</w:t>
      </w:r>
    </w:p>
    <w:p>
      <w:pPr>
        <w:rPr>
          <w:rFonts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Finally, things can change quite a bit depending on the target platform we're running against and every assumption should be tested for validity if we're stumbling into unexpected memory bottlenecks.</w:t>
      </w:r>
    </w:p>
    <w:p>
      <w:pPr>
        <w:rPr>
          <w:rFonts w:ascii="华文中宋" w:hAnsi="华文中宋" w:eastAsia="华文中宋"/>
          <w:sz w:val="28"/>
          <w:szCs w:val="28"/>
        </w:rPr>
      </w:pPr>
      <w:r>
        <w:rPr>
          <w:rFonts w:hint="eastAsia" w:ascii="华文中宋" w:hAnsi="华文中宋" w:eastAsia="华文中宋"/>
          <w:sz w:val="28"/>
          <w:szCs w:val="28"/>
        </w:rPr>
        <w:t>最后，根据我们正在运行的目标平台，事情可能会发生很大变化，如果我们遇到意外的内存瓶颈，应该测试每个假设的有效性。</w:t>
      </w:r>
    </w:p>
    <w:p>
      <w:pPr>
        <w:rPr>
          <w:rFonts w:ascii="华文中宋" w:hAnsi="华文中宋" w:eastAsia="华文中宋"/>
          <w:sz w:val="28"/>
          <w:szCs w:val="28"/>
        </w:rPr>
      </w:pPr>
      <w:r>
        <w:rPr>
          <w:rFonts w:hint="eastAsia" w:ascii="华文中宋" w:hAnsi="华文中宋" w:eastAsia="华文中宋"/>
          <w:strike/>
          <w:dstrike w:val="0"/>
          <w:color w:val="FF0000"/>
          <w:sz w:val="28"/>
          <w:szCs w:val="28"/>
          <w:u w:val="single"/>
          <w:lang w:val="en-US" w:eastAsia="zh-CN"/>
        </w:rPr>
        <w:t xml:space="preserve">                </w:t>
      </w:r>
    </w:p>
    <w:p>
      <w:pPr>
        <w:rPr>
          <w:rFonts w:ascii="华文中宋" w:hAnsi="华文中宋" w:eastAsia="华文中宋"/>
          <w:b/>
          <w:sz w:val="28"/>
          <w:szCs w:val="28"/>
        </w:rPr>
      </w:pPr>
      <w:r>
        <w:rPr>
          <w:rFonts w:hint="eastAsia" w:ascii="华文中宋" w:hAnsi="华文中宋" w:eastAsia="华文中宋"/>
          <w:b/>
          <w:sz w:val="28"/>
          <w:szCs w:val="28"/>
        </w:rPr>
        <w:t>Unity memory domains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Unity内存域</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memory space within the Unity Engine can be </w:t>
      </w:r>
      <w:commentRangeStart w:id="206"/>
      <w:r>
        <w:rPr>
          <w:rFonts w:hint="eastAsia" w:ascii="华文中宋" w:hAnsi="华文中宋" w:eastAsia="华文中宋"/>
          <w:sz w:val="28"/>
          <w:szCs w:val="28"/>
          <w:lang w:val="en-US" w:eastAsia="zh-CN"/>
        </w:rPr>
        <w:t>essentially</w:t>
      </w:r>
      <w:commentRangeEnd w:id="206"/>
      <w:r>
        <w:commentReference w:id="206"/>
      </w:r>
      <w:r>
        <w:rPr>
          <w:rFonts w:hint="eastAsia" w:ascii="华文中宋" w:hAnsi="华文中宋" w:eastAsia="华文中宋"/>
          <w:sz w:val="28"/>
          <w:szCs w:val="28"/>
          <w:lang w:val="en-US" w:eastAsia="zh-CN"/>
        </w:rPr>
        <w:t xml:space="preserve"> split into three different memory domains.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unity引擎中的内存空间基本上可以分成三个不同的内存区域。</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Each domain </w:t>
      </w:r>
      <w:commentRangeStart w:id="207"/>
      <w:r>
        <w:rPr>
          <w:rFonts w:hint="eastAsia" w:ascii="华文中宋" w:hAnsi="华文中宋" w:eastAsia="华文中宋"/>
          <w:sz w:val="28"/>
          <w:szCs w:val="28"/>
          <w:lang w:val="en-US" w:eastAsia="zh-CN"/>
        </w:rPr>
        <w:t xml:space="preserve">stores </w:t>
      </w:r>
      <w:commentRangeEnd w:id="207"/>
      <w:r>
        <w:commentReference w:id="207"/>
      </w:r>
      <w:r>
        <w:rPr>
          <w:rFonts w:hint="eastAsia" w:ascii="华文中宋" w:hAnsi="华文中宋" w:eastAsia="华文中宋"/>
          <w:sz w:val="28"/>
          <w:szCs w:val="28"/>
          <w:lang w:val="en-US" w:eastAsia="zh-CN"/>
        </w:rPr>
        <w:t xml:space="preserve">different types of data and takes care of a very different </w:t>
      </w:r>
      <w:commentRangeStart w:id="208"/>
      <w:r>
        <w:rPr>
          <w:rFonts w:hint="eastAsia" w:ascii="华文中宋" w:hAnsi="华文中宋" w:eastAsia="华文中宋"/>
          <w:sz w:val="28"/>
          <w:szCs w:val="28"/>
          <w:lang w:val="en-US" w:eastAsia="zh-CN"/>
        </w:rPr>
        <w:t>set of</w:t>
      </w:r>
      <w:commentRangeEnd w:id="208"/>
      <w:r>
        <w:commentReference w:id="208"/>
      </w:r>
      <w:r>
        <w:rPr>
          <w:rFonts w:hint="eastAsia" w:ascii="华文中宋" w:hAnsi="华文中宋" w:eastAsia="华文中宋"/>
          <w:sz w:val="28"/>
          <w:szCs w:val="28"/>
          <w:lang w:val="en-US" w:eastAsia="zh-CN"/>
        </w:rPr>
        <w:t xml:space="preserve"> tasks.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每个区域存储不同类型的数据，并且处理一组完全不同的任务。</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first domain is the Native Domain.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第一个域是本机区域。</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the underlying </w:t>
      </w:r>
      <w:commentRangeStart w:id="209"/>
      <w:r>
        <w:rPr>
          <w:rFonts w:hint="eastAsia" w:ascii="华文中宋" w:hAnsi="华文中宋" w:eastAsia="华文中宋"/>
          <w:sz w:val="28"/>
          <w:szCs w:val="28"/>
          <w:lang w:val="en-US" w:eastAsia="zh-CN"/>
        </w:rPr>
        <w:t xml:space="preserve">foundation </w:t>
      </w:r>
      <w:commentRangeEnd w:id="209"/>
      <w:r>
        <w:commentReference w:id="209"/>
      </w:r>
      <w:r>
        <w:rPr>
          <w:rFonts w:hint="eastAsia" w:ascii="华文中宋" w:hAnsi="华文中宋" w:eastAsia="华文中宋"/>
          <w:sz w:val="28"/>
          <w:szCs w:val="28"/>
          <w:lang w:val="en-US" w:eastAsia="zh-CN"/>
        </w:rPr>
        <w:t xml:space="preserve">of the Unity Engine, which is written in C++ and compiled to native code </w:t>
      </w:r>
      <w:commentRangeStart w:id="210"/>
      <w:r>
        <w:rPr>
          <w:rFonts w:hint="eastAsia" w:ascii="华文中宋" w:hAnsi="华文中宋" w:eastAsia="华文中宋"/>
          <w:sz w:val="28"/>
          <w:szCs w:val="28"/>
          <w:lang w:val="en-US" w:eastAsia="zh-CN"/>
        </w:rPr>
        <w:t xml:space="preserve">depending on </w:t>
      </w:r>
      <w:commentRangeEnd w:id="210"/>
      <w:r>
        <w:commentReference w:id="210"/>
      </w:r>
      <w:r>
        <w:rPr>
          <w:rFonts w:hint="eastAsia" w:ascii="华文中宋" w:hAnsi="华文中宋" w:eastAsia="华文中宋"/>
          <w:sz w:val="28"/>
          <w:szCs w:val="28"/>
          <w:lang w:val="en-US" w:eastAsia="zh-CN"/>
        </w:rPr>
        <w:t>which platform is being targeted.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这个是Unity引擎的底层基础，它使用c++编写，并且根据所针对的目标平台编译本机代码。</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area takes care of allocation memory space for things such as Asset data, for example Texture and Meshes, memory space for </w:t>
      </w:r>
      <w:commentRangeStart w:id="211"/>
      <w:r>
        <w:rPr>
          <w:rFonts w:hint="eastAsia" w:ascii="华文中宋" w:hAnsi="华文中宋" w:eastAsia="华文中宋"/>
          <w:sz w:val="28"/>
          <w:szCs w:val="28"/>
          <w:lang w:val="en-US" w:eastAsia="zh-CN"/>
        </w:rPr>
        <w:t>various</w:t>
      </w:r>
      <w:commentRangeEnd w:id="211"/>
      <w:r>
        <w:commentReference w:id="211"/>
      </w:r>
      <w:r>
        <w:rPr>
          <w:rFonts w:hint="eastAsia" w:ascii="华文中宋" w:hAnsi="华文中宋" w:eastAsia="华文中宋"/>
          <w:sz w:val="28"/>
          <w:szCs w:val="28"/>
          <w:lang w:val="en-US" w:eastAsia="zh-CN"/>
        </w:rPr>
        <w:t xml:space="preserve"> subsystems, such as the Rendering system, Physics, Input, and so on.</w:t>
      </w:r>
    </w:p>
    <w:p>
      <w:pPr>
        <w:rPr>
          <w:rFonts w:hint="eastAsia" w:ascii="华文中宋" w:hAnsi="华文中宋" w:eastAsia="华文中宋"/>
          <w:sz w:val="28"/>
          <w:szCs w:val="28"/>
        </w:rPr>
      </w:pPr>
      <w:r>
        <w:rPr>
          <w:rFonts w:hint="eastAsia" w:ascii="华文中宋" w:hAnsi="华文中宋" w:eastAsia="华文中宋"/>
          <w:sz w:val="28"/>
          <w:szCs w:val="28"/>
          <w:lang w:eastAsia="zh-CN"/>
        </w:rPr>
        <w:t>这个区域处理像资源信息（纹理和网格），象渲染系统，物理，输入，等等各种子系统的存储空间</w:t>
      </w:r>
      <w:r>
        <w:rPr>
          <w:rFonts w:hint="eastAsia" w:ascii="华文中宋" w:hAnsi="华文中宋" w:eastAsia="华文中宋"/>
          <w:sz w:val="28"/>
          <w:szCs w:val="28"/>
          <w:lang w:val="en-US" w:eastAsia="zh-CN"/>
        </w:rPr>
        <w:t>的</w:t>
      </w:r>
      <w:r>
        <w:rPr>
          <w:rFonts w:hint="eastAsia" w:ascii="华文中宋" w:hAnsi="华文中宋" w:eastAsia="华文中宋"/>
          <w:sz w:val="28"/>
          <w:szCs w:val="28"/>
          <w:lang w:eastAsia="zh-CN"/>
        </w:rPr>
        <w:t>分配内存空间的。</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Finally, it include native </w:t>
      </w:r>
      <w:commentRangeStart w:id="212"/>
      <w:r>
        <w:rPr>
          <w:rFonts w:hint="eastAsia" w:ascii="华文中宋" w:hAnsi="华文中宋" w:eastAsia="华文中宋"/>
          <w:sz w:val="28"/>
          <w:szCs w:val="28"/>
          <w:lang w:val="en-US" w:eastAsia="zh-CN"/>
        </w:rPr>
        <w:t>representations</w:t>
      </w:r>
      <w:commentRangeEnd w:id="212"/>
      <w:r>
        <w:commentReference w:id="212"/>
      </w:r>
      <w:r>
        <w:rPr>
          <w:rFonts w:hint="eastAsia" w:ascii="华文中宋" w:hAnsi="华文中宋" w:eastAsia="华文中宋"/>
          <w:sz w:val="28"/>
          <w:szCs w:val="28"/>
          <w:lang w:val="en-US" w:eastAsia="zh-CN"/>
        </w:rPr>
        <w:t xml:space="preserve"> of important gameplay object such as gameobject and component.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最后，它包括重要游戏对象的本地表示，像GameObject 和component。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where </w:t>
      </w:r>
      <w:commentRangeStart w:id="213"/>
      <w:r>
        <w:rPr>
          <w:rFonts w:hint="eastAsia" w:ascii="华文中宋" w:hAnsi="华文中宋" w:eastAsia="华文中宋"/>
          <w:sz w:val="28"/>
          <w:szCs w:val="28"/>
          <w:lang w:val="en-US" w:eastAsia="zh-CN"/>
        </w:rPr>
        <w:t>a lot of</w:t>
      </w:r>
      <w:commentRangeEnd w:id="213"/>
      <w:r>
        <w:commentReference w:id="213"/>
      </w:r>
      <w:r>
        <w:rPr>
          <w:rFonts w:hint="eastAsia" w:ascii="华文中宋" w:hAnsi="华文中宋" w:eastAsia="华文中宋"/>
          <w:sz w:val="28"/>
          <w:szCs w:val="28"/>
          <w:lang w:val="en-US" w:eastAsia="zh-CN"/>
        </w:rPr>
        <w:t xml:space="preserve"> the base component classes keep their data, such as the Transform and Rigidbody Component.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这是许多基本组件类保存其数据的地方，例如Transform和Rigidbody组件。</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second Managed domain, the Managed Domain, is where the Mono platform does its work, and is the area of memory that is </w:t>
      </w:r>
      <w:commentRangeStart w:id="214"/>
      <w:r>
        <w:rPr>
          <w:rFonts w:hint="eastAsia" w:ascii="华文中宋" w:hAnsi="华文中宋" w:eastAsia="华文中宋"/>
          <w:sz w:val="28"/>
          <w:szCs w:val="28"/>
          <w:lang w:val="en-US" w:eastAsia="zh-CN"/>
        </w:rPr>
        <w:t>maintained</w:t>
      </w:r>
      <w:commentRangeEnd w:id="214"/>
      <w:r>
        <w:commentReference w:id="214"/>
      </w:r>
      <w:r>
        <w:rPr>
          <w:rFonts w:hint="eastAsia" w:ascii="华文中宋" w:hAnsi="华文中宋" w:eastAsia="华文中宋"/>
          <w:sz w:val="28"/>
          <w:szCs w:val="28"/>
          <w:lang w:val="en-US" w:eastAsia="zh-CN"/>
        </w:rPr>
        <w:t xml:space="preserve"> by the Garbage Collector.</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第二个内存域是一个托管域，mono平台工作的地方，也是垃圾回收器维护的内存区域。</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Any scripting objects and </w:t>
      </w:r>
      <w:commentRangeStart w:id="215"/>
      <w:r>
        <w:rPr>
          <w:rFonts w:hint="eastAsia" w:ascii="华文中宋" w:hAnsi="华文中宋" w:eastAsia="华文中宋"/>
          <w:sz w:val="28"/>
          <w:szCs w:val="28"/>
          <w:lang w:val="en-US" w:eastAsia="zh-CN"/>
        </w:rPr>
        <w:t>custom</w:t>
      </w:r>
      <w:commentRangeEnd w:id="215"/>
      <w:r>
        <w:commentReference w:id="215"/>
      </w:r>
      <w:r>
        <w:rPr>
          <w:rFonts w:hint="eastAsia" w:ascii="华文中宋" w:hAnsi="华文中宋" w:eastAsia="华文中宋"/>
          <w:sz w:val="28"/>
          <w:szCs w:val="28"/>
          <w:lang w:val="en-US" w:eastAsia="zh-CN"/>
        </w:rPr>
        <w:t xml:space="preserve"> classes are stored within this memory domain.</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任何脚本对象和自定义类的存储区域都在这个内存中。</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also includes </w:t>
      </w:r>
      <w:commentRangeStart w:id="216"/>
      <w:r>
        <w:rPr>
          <w:rFonts w:hint="eastAsia" w:ascii="华文中宋" w:hAnsi="华文中宋" w:eastAsia="华文中宋"/>
          <w:sz w:val="28"/>
          <w:szCs w:val="28"/>
          <w:lang w:val="en-US" w:eastAsia="zh-CN"/>
        </w:rPr>
        <w:t>wrappers</w:t>
      </w:r>
      <w:commentRangeEnd w:id="216"/>
      <w:r>
        <w:commentReference w:id="216"/>
      </w:r>
      <w:r>
        <w:rPr>
          <w:rFonts w:hint="eastAsia" w:ascii="华文中宋" w:hAnsi="华文中宋" w:eastAsia="华文中宋"/>
          <w:sz w:val="28"/>
          <w:szCs w:val="28"/>
          <w:lang w:val="en-US" w:eastAsia="zh-CN"/>
        </w:rPr>
        <w:t xml:space="preserve"> for the very same object representations that are stored within the Native Domain.</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它同样包括了存储在Native Domain中相同对象表示的包装器。</w:t>
      </w:r>
    </w:p>
    <w:p>
      <w:pPr>
        <w:jc w:val="left"/>
        <w:rPr>
          <w:rFonts w:hint="eastAsia" w:ascii="华文中宋" w:hAnsi="华文中宋" w:eastAsia="华文中宋"/>
          <w:color w:val="FF0000"/>
          <w:sz w:val="28"/>
          <w:szCs w:val="28"/>
          <w:lang w:val="en-US" w:eastAsia="zh-CN"/>
        </w:rPr>
      </w:pPr>
      <w:r>
        <w:rPr>
          <w:rFonts w:hint="eastAsia" w:ascii="华文中宋" w:hAnsi="华文中宋" w:eastAsia="华文中宋"/>
          <w:color w:val="FF0000"/>
          <w:sz w:val="28"/>
          <w:szCs w:val="28"/>
          <w:lang w:val="en-US" w:eastAsia="zh-CN"/>
        </w:rPr>
        <w:t xml:space="preserve">This is where the bridge between Mono code and Native code </w:t>
      </w:r>
      <w:commentRangeStart w:id="217"/>
      <w:r>
        <w:rPr>
          <w:rFonts w:hint="eastAsia" w:ascii="华文中宋" w:hAnsi="华文中宋" w:eastAsia="华文中宋"/>
          <w:color w:val="FF0000"/>
          <w:sz w:val="28"/>
          <w:szCs w:val="28"/>
          <w:lang w:val="en-US" w:eastAsia="zh-CN"/>
        </w:rPr>
        <w:t xml:space="preserve">derives </w:t>
      </w:r>
      <w:commentRangeEnd w:id="217"/>
      <w:r>
        <w:rPr>
          <w:color w:val="FF0000"/>
        </w:rPr>
        <w:commentReference w:id="217"/>
      </w:r>
      <w:r>
        <w:rPr>
          <w:rFonts w:hint="eastAsia" w:ascii="华文中宋" w:hAnsi="华文中宋" w:eastAsia="华文中宋"/>
          <w:color w:val="FF0000"/>
          <w:sz w:val="28"/>
          <w:szCs w:val="28"/>
          <w:lang w:val="en-US" w:eastAsia="zh-CN"/>
        </w:rPr>
        <w:t>form; each domain has its own representations for the same entity, and crossing the bridge between them too much can inflict some fairly significant performance hits on our game, as we learned in the previous chapters.</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这是mono代码和本地代码之间桥梁形成的地方;每一个域都有自己对同一个实体的表示，过多地跨域它们之间的桥梁可能会对我们的游戏造成一些相当重要的性能点击，正如我们在前面章节中所学到的那样。</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a new GameObject or Component is instantiated, it involves allocating memory in both the Managed and Native Domains. </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当实例化新的GameObject或Component的时候，它涉及在Managed Domain和Native Domain中分配内存。</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 This allows </w:t>
      </w:r>
      <w:commentRangeStart w:id="218"/>
      <w:r>
        <w:rPr>
          <w:rFonts w:hint="eastAsia" w:ascii="华文中宋" w:hAnsi="华文中宋" w:eastAsia="华文中宋"/>
          <w:sz w:val="28"/>
          <w:szCs w:val="28"/>
          <w:lang w:val="en-US" w:eastAsia="zh-CN"/>
        </w:rPr>
        <w:t xml:space="preserve">subsystems </w:t>
      </w:r>
      <w:commentRangeEnd w:id="218"/>
      <w:r>
        <w:rPr>
          <w:rFonts w:hint="eastAsia" w:ascii="华文中宋" w:hAnsi="华文中宋" w:eastAsia="华文中宋"/>
          <w:sz w:val="28"/>
          <w:szCs w:val="28"/>
          <w:lang w:val="en-US" w:eastAsia="zh-CN"/>
        </w:rPr>
        <w:commentReference w:id="218"/>
      </w:r>
      <w:r>
        <w:rPr>
          <w:rFonts w:hint="eastAsia" w:ascii="华文中宋" w:hAnsi="华文中宋" w:eastAsia="华文中宋"/>
          <w:sz w:val="28"/>
          <w:szCs w:val="28"/>
          <w:lang w:val="en-US" w:eastAsia="zh-CN"/>
        </w:rPr>
        <w:t xml:space="preserve">such as Physics and Rendering systems to control and render an object through its transform data on the Native Domain，While the Transform Component form our script code is </w:t>
      </w:r>
      <w:commentRangeStart w:id="219"/>
      <w:r>
        <w:rPr>
          <w:rFonts w:hint="eastAsia" w:ascii="华文中宋" w:hAnsi="华文中宋" w:eastAsia="华文中宋"/>
          <w:sz w:val="28"/>
          <w:szCs w:val="28"/>
          <w:lang w:val="en-US" w:eastAsia="zh-CN"/>
        </w:rPr>
        <w:t xml:space="preserve">merely </w:t>
      </w:r>
      <w:commentRangeEnd w:id="219"/>
      <w:r>
        <w:rPr>
          <w:rFonts w:hint="eastAsia" w:ascii="华文中宋" w:hAnsi="华文中宋" w:eastAsia="华文中宋"/>
          <w:sz w:val="28"/>
          <w:szCs w:val="28"/>
          <w:lang w:val="en-US" w:eastAsia="zh-CN"/>
        </w:rPr>
        <w:commentReference w:id="219"/>
      </w:r>
      <w:r>
        <w:rPr>
          <w:rFonts w:hint="eastAsia" w:ascii="华文中宋" w:hAnsi="华文中宋" w:eastAsia="华文中宋"/>
          <w:sz w:val="28"/>
          <w:szCs w:val="28"/>
          <w:lang w:val="en-US" w:eastAsia="zh-CN"/>
        </w:rPr>
        <w:t xml:space="preserve">a </w:t>
      </w:r>
      <w:commentRangeStart w:id="220"/>
      <w:r>
        <w:rPr>
          <w:rFonts w:hint="eastAsia" w:ascii="华文中宋" w:hAnsi="华文中宋" w:eastAsia="华文中宋"/>
          <w:sz w:val="28"/>
          <w:szCs w:val="28"/>
          <w:lang w:val="en-US" w:eastAsia="zh-CN"/>
        </w:rPr>
        <w:t>way</w:t>
      </w:r>
      <w:commentRangeEnd w:id="220"/>
      <w:r>
        <w:rPr>
          <w:rFonts w:hint="eastAsia" w:ascii="华文中宋" w:hAnsi="华文中宋" w:eastAsia="华文中宋"/>
          <w:sz w:val="28"/>
          <w:szCs w:val="28"/>
          <w:lang w:val="en-US" w:eastAsia="zh-CN"/>
        </w:rPr>
        <w:commentReference w:id="220"/>
      </w:r>
      <w:r>
        <w:rPr>
          <w:rFonts w:hint="eastAsia" w:ascii="华文中宋" w:hAnsi="华文中宋" w:eastAsia="华文中宋"/>
          <w:sz w:val="28"/>
          <w:szCs w:val="28"/>
          <w:lang w:val="en-US" w:eastAsia="zh-CN"/>
        </w:rPr>
        <w:t xml:space="preserve"> to reference through the bridge into the Native memory space and change the object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transform data.</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这允许物理和渲染系统等子系统通过其本机域上的转换数据来控制和渲染对象，而转换组件形成我们的脚本代码仅仅是通过桥引用到本机内存空间并更改对象的方法 转换数据。</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Crossing back and forth across this bridge should be minimized as much as possible, due to the overhead </w:t>
      </w:r>
      <w:commentRangeStart w:id="221"/>
      <w:r>
        <w:rPr>
          <w:rFonts w:hint="eastAsia" w:ascii="华文中宋" w:hAnsi="华文中宋" w:eastAsia="华文中宋"/>
          <w:sz w:val="28"/>
          <w:szCs w:val="28"/>
          <w:lang w:val="en-US" w:eastAsia="zh-CN"/>
        </w:rPr>
        <w:t>involved</w:t>
      </w:r>
      <w:commentRangeEnd w:id="221"/>
      <w:r>
        <w:commentReference w:id="221"/>
      </w:r>
      <w:r>
        <w:rPr>
          <w:rFonts w:hint="eastAsia" w:ascii="华文中宋" w:hAnsi="华文中宋" w:eastAsia="华文中宋"/>
          <w:sz w:val="28"/>
          <w:szCs w:val="28"/>
          <w:lang w:val="en-US" w:eastAsia="zh-CN"/>
        </w:rPr>
        <w:t>, as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learned through techniques such as caching position/rotation changes before applying them, back in Chapter 2, Scripting Strategies.</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由于所涉及的开销，应该尽可能地最小化跨越此桥的交叉，因为我们通过诸如缓存位置/旋转变化之类的技术来学习，然后再应用于第2章“脚本策略”。</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third and final memory domain(s) are those of Native and </w:t>
      </w:r>
      <w:commentRangeStart w:id="222"/>
      <w:r>
        <w:rPr>
          <w:rFonts w:hint="eastAsia" w:ascii="华文中宋" w:hAnsi="华文中宋" w:eastAsia="华文中宋"/>
          <w:sz w:val="28"/>
          <w:szCs w:val="28"/>
          <w:lang w:val="en-US" w:eastAsia="zh-CN"/>
        </w:rPr>
        <w:t xml:space="preserve">External </w:t>
      </w:r>
      <w:commentRangeEnd w:id="222"/>
      <w:r>
        <w:commentReference w:id="222"/>
      </w:r>
      <w:r>
        <w:rPr>
          <w:rFonts w:hint="eastAsia" w:ascii="华文中宋" w:hAnsi="华文中宋" w:eastAsia="华文中宋"/>
          <w:sz w:val="28"/>
          <w:szCs w:val="28"/>
          <w:lang w:val="en-US" w:eastAsia="zh-CN"/>
        </w:rPr>
        <w:t xml:space="preserve">DLLs, such as DirectX, OpenGL, and any custom DLLs, we </w:t>
      </w:r>
      <w:commentRangeStart w:id="223"/>
      <w:r>
        <w:rPr>
          <w:rFonts w:hint="eastAsia" w:ascii="华文中宋" w:hAnsi="华文中宋" w:eastAsia="华文中宋"/>
          <w:sz w:val="28"/>
          <w:szCs w:val="28"/>
          <w:lang w:val="en-US" w:eastAsia="zh-CN"/>
        </w:rPr>
        <w:t>attach to</w:t>
      </w:r>
      <w:commentRangeEnd w:id="223"/>
      <w:r>
        <w:commentReference w:id="223"/>
      </w:r>
      <w:r>
        <w:rPr>
          <w:rFonts w:hint="eastAsia" w:ascii="华文中宋" w:hAnsi="华文中宋" w:eastAsia="华文中宋"/>
          <w:sz w:val="28"/>
          <w:szCs w:val="28"/>
          <w:lang w:val="en-US" w:eastAsia="zh-CN"/>
        </w:rPr>
        <w:t xml:space="preserve"> our project.</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第三个也是最后一个内存域是本机和外部的Dll的域，例如DX，OpenGL和任何自定义Dll，我们附加到我们的项目中。</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Referencing form Mono C# code into such DLLs will cause a similar memory space transition as that between Mono code and Native code.</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将形式Mono C#代码引用到此类DLL中将导致与mono代码和Native代码之间的内存空间转化类似。</w:t>
      </w:r>
    </w:p>
    <w:p>
      <w:pPr>
        <w:ind w:firstLine="280" w:firstLineChars="100"/>
        <w:jc w:val="left"/>
        <w:rPr>
          <w:rFonts w:hint="eastAsia" w:ascii="华文中宋" w:hAnsi="华文中宋" w:eastAsia="华文中宋"/>
          <w:sz w:val="28"/>
          <w:szCs w:val="28"/>
          <w:lang w:val="en-US" w:eastAsia="zh-CN"/>
        </w:rPr>
      </w:pPr>
    </w:p>
    <w:p>
      <w:pPr>
        <w:ind w:firstLine="280" w:firstLineChars="10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Native memory</w:t>
      </w:r>
    </w:p>
    <w:p>
      <w:pPr>
        <w:ind w:firstLine="280" w:firstLineChars="10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本地内存</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have no direct control over what is going on in the Native Domain without the Unity Engine source code, but we do have a lot of </w:t>
      </w:r>
      <w:commentRangeStart w:id="224"/>
      <w:r>
        <w:rPr>
          <w:rFonts w:hint="eastAsia" w:ascii="华文中宋" w:hAnsi="华文中宋" w:eastAsia="华文中宋"/>
          <w:sz w:val="28"/>
          <w:szCs w:val="28"/>
          <w:lang w:val="en-US" w:eastAsia="zh-CN"/>
        </w:rPr>
        <w:t xml:space="preserve">indirect </w:t>
      </w:r>
      <w:commentRangeEnd w:id="224"/>
      <w:r>
        <w:commentReference w:id="224"/>
      </w:r>
      <w:r>
        <w:rPr>
          <w:rFonts w:hint="eastAsia" w:ascii="华文中宋" w:hAnsi="华文中宋" w:eastAsia="华文中宋"/>
          <w:sz w:val="28"/>
          <w:szCs w:val="28"/>
          <w:lang w:val="en-US" w:eastAsia="zh-CN"/>
        </w:rPr>
        <w:t>control by means of various script-level functions.</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在没有unity Engine源代码，我们无法直接控制Native Domain中发生的事情，但我们通过各种脚本级函数进行大量的间接控制。</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 are technically a variety of memory allocators available, which are used internally for things such as GameObjects, Graphics objects, and the Profiler, but these are hidden behind the Native code wall.</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技术上存在各种可用的分配器，它们在内存用于类似于GameObject，Graphics对象和Profiler之类的东西，它们隐藏在Native代码墙后面；</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However，we can </w:t>
      </w:r>
      <w:commentRangeStart w:id="225"/>
      <w:r>
        <w:rPr>
          <w:rFonts w:hint="eastAsia" w:ascii="华文中宋" w:hAnsi="华文中宋" w:eastAsia="华文中宋"/>
          <w:sz w:val="28"/>
          <w:szCs w:val="28"/>
          <w:lang w:val="en-US" w:eastAsia="zh-CN"/>
        </w:rPr>
        <w:t xml:space="preserve">observe </w:t>
      </w:r>
      <w:commentRangeEnd w:id="225"/>
      <w:r>
        <w:commentReference w:id="225"/>
      </w:r>
      <w:r>
        <w:rPr>
          <w:rFonts w:hint="eastAsia" w:ascii="华文中宋" w:hAnsi="华文中宋" w:eastAsia="华文中宋"/>
          <w:sz w:val="28"/>
          <w:szCs w:val="28"/>
          <w:lang w:val="en-US" w:eastAsia="zh-CN"/>
        </w:rPr>
        <w:t xml:space="preserve">how much memory has been allocated and </w:t>
      </w:r>
      <w:commentRangeStart w:id="226"/>
      <w:r>
        <w:rPr>
          <w:rFonts w:hint="eastAsia" w:ascii="华文中宋" w:hAnsi="华文中宋" w:eastAsia="华文中宋"/>
          <w:sz w:val="28"/>
          <w:szCs w:val="28"/>
          <w:lang w:val="en-US" w:eastAsia="zh-CN"/>
        </w:rPr>
        <w:t xml:space="preserve">reserved </w:t>
      </w:r>
      <w:commentRangeEnd w:id="226"/>
      <w:r>
        <w:commentReference w:id="226"/>
      </w:r>
      <w:r>
        <w:rPr>
          <w:rFonts w:hint="eastAsia" w:ascii="华文中宋" w:hAnsi="华文中宋" w:eastAsia="华文中宋"/>
          <w:sz w:val="28"/>
          <w:szCs w:val="28"/>
          <w:lang w:val="en-US" w:eastAsia="zh-CN"/>
        </w:rPr>
        <w:t xml:space="preserve">in this memory domain </w:t>
      </w:r>
      <w:commentRangeStart w:id="227"/>
      <w:r>
        <w:rPr>
          <w:rFonts w:hint="eastAsia" w:ascii="华文中宋" w:hAnsi="华文中宋" w:eastAsia="华文中宋"/>
          <w:sz w:val="28"/>
          <w:szCs w:val="28"/>
          <w:lang w:val="en-US" w:eastAsia="zh-CN"/>
        </w:rPr>
        <w:t xml:space="preserve">via </w:t>
      </w:r>
      <w:commentRangeEnd w:id="227"/>
      <w:r>
        <w:commentReference w:id="227"/>
      </w:r>
      <w:r>
        <w:rPr>
          <w:rFonts w:hint="eastAsia" w:ascii="华文中宋" w:hAnsi="华文中宋" w:eastAsia="华文中宋"/>
          <w:sz w:val="28"/>
          <w:szCs w:val="28"/>
          <w:lang w:val="en-US" w:eastAsia="zh-CN"/>
        </w:rPr>
        <w:t>the Memory Area of the Profiler.</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然而，我们可以通过Profiler的Memory Area观察在这个内存区域中分配和保留了多少内存。</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Native memory allocations show up under the values </w:t>
      </w:r>
      <w:commentRangeStart w:id="228"/>
      <w:r>
        <w:rPr>
          <w:rFonts w:hint="eastAsia" w:ascii="华文中宋" w:hAnsi="华文中宋" w:eastAsia="华文中宋"/>
          <w:sz w:val="28"/>
          <w:szCs w:val="28"/>
          <w:lang w:val="en-US" w:eastAsia="zh-CN"/>
        </w:rPr>
        <w:t xml:space="preserve">labeled </w:t>
      </w:r>
      <w:commentRangeEnd w:id="228"/>
      <w:r>
        <w:commentReference w:id="228"/>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Unity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 and we can even get more  information using the Detailed view and </w:t>
      </w:r>
      <w:commentRangeStart w:id="229"/>
      <w:r>
        <w:rPr>
          <w:rFonts w:hint="eastAsia" w:ascii="华文中宋" w:hAnsi="华文中宋" w:eastAsia="华文中宋"/>
          <w:sz w:val="28"/>
          <w:szCs w:val="28"/>
          <w:lang w:val="en-US" w:eastAsia="zh-CN"/>
        </w:rPr>
        <w:t xml:space="preserve">sampling </w:t>
      </w:r>
      <w:commentRangeEnd w:id="229"/>
      <w:r>
        <w:commentReference w:id="229"/>
      </w:r>
      <w:r>
        <w:rPr>
          <w:rFonts w:hint="eastAsia" w:ascii="华文中宋" w:hAnsi="华文中宋" w:eastAsia="华文中宋"/>
          <w:sz w:val="28"/>
          <w:szCs w:val="28"/>
          <w:lang w:val="en-US" w:eastAsia="zh-CN"/>
        </w:rPr>
        <w:t xml:space="preserve">the current </w:t>
      </w:r>
      <w:commentRangeStart w:id="230"/>
      <w:r>
        <w:rPr>
          <w:rFonts w:hint="eastAsia" w:ascii="华文中宋" w:hAnsi="华文中宋" w:eastAsia="华文中宋"/>
          <w:sz w:val="28"/>
          <w:szCs w:val="28"/>
          <w:lang w:val="en-US" w:eastAsia="zh-CN"/>
        </w:rPr>
        <w:t>frame</w:t>
      </w:r>
      <w:commentRangeEnd w:id="230"/>
      <w:r>
        <w:commentReference w:id="230"/>
      </w:r>
      <w:r>
        <w:rPr>
          <w:rFonts w:hint="eastAsia" w:ascii="华文中宋" w:hAnsi="华文中宋" w:eastAsia="华文中宋"/>
          <w:sz w:val="28"/>
          <w:szCs w:val="28"/>
          <w:lang w:val="en-US" w:eastAsia="zh-CN"/>
        </w:rPr>
        <w: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Native内存在分配显示在标记为“Unity”的值下，并且我们甚至可以使用Detailed视图得到更多的信息并对当前帧进行采样。</w:t>
      </w:r>
    </w:p>
    <w:p>
      <w:pPr>
        <w:rPr>
          <w:rFonts w:hint="eastAsia" w:ascii="华文中宋" w:hAnsi="华文中宋" w:eastAsia="华文中宋"/>
          <w:sz w:val="28"/>
          <w:szCs w:val="28"/>
          <w:lang w:val="en-US" w:eastAsia="zh-CN"/>
        </w:rPr>
      </w:pPr>
      <w:r>
        <w:drawing>
          <wp:inline distT="0" distB="0" distL="114300" distR="114300">
            <wp:extent cx="5267960" cy="630555"/>
            <wp:effectExtent l="0" t="0" r="889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630555"/>
                    </a:xfrm>
                    <a:prstGeom prst="rect">
                      <a:avLst/>
                    </a:prstGeom>
                    <a:noFill/>
                    <a:ln w="9525">
                      <a:noFill/>
                    </a:ln>
                  </pic:spPr>
                </pic:pic>
              </a:graphicData>
            </a:graphic>
          </wp:inline>
        </w:drawing>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Under the Scene Memory </w:t>
      </w:r>
      <w:commentRangeStart w:id="231"/>
      <w:r>
        <w:rPr>
          <w:rFonts w:hint="eastAsia" w:ascii="华文中宋" w:hAnsi="华文中宋" w:eastAsia="华文中宋"/>
          <w:sz w:val="28"/>
          <w:szCs w:val="28"/>
          <w:lang w:val="en-US" w:eastAsia="zh-CN"/>
        </w:rPr>
        <w:t xml:space="preserve">section </w:t>
      </w:r>
      <w:commentRangeEnd w:id="231"/>
      <w:r>
        <w:commentReference w:id="231"/>
      </w:r>
      <w:r>
        <w:rPr>
          <w:rFonts w:hint="eastAsia" w:ascii="华文中宋" w:hAnsi="华文中宋" w:eastAsia="华文中宋"/>
          <w:sz w:val="28"/>
          <w:szCs w:val="28"/>
          <w:lang w:val="en-US" w:eastAsia="zh-CN"/>
        </w:rPr>
        <w:t xml:space="preserve">of the Detailed view, we can observe that MonoBehaviour objects always </w:t>
      </w:r>
      <w:commentRangeStart w:id="232"/>
      <w:r>
        <w:rPr>
          <w:rFonts w:hint="eastAsia" w:ascii="华文中宋" w:hAnsi="华文中宋" w:eastAsia="华文中宋"/>
          <w:sz w:val="28"/>
          <w:szCs w:val="28"/>
          <w:lang w:val="en-US" w:eastAsia="zh-CN"/>
        </w:rPr>
        <w:t xml:space="preserve">consume </w:t>
      </w:r>
      <w:commentRangeEnd w:id="232"/>
      <w:r>
        <w:commentReference w:id="232"/>
      </w:r>
      <w:r>
        <w:rPr>
          <w:rFonts w:hint="eastAsia" w:ascii="华文中宋" w:hAnsi="华文中宋" w:eastAsia="华文中宋"/>
          <w:sz w:val="28"/>
          <w:szCs w:val="28"/>
          <w:lang w:val="en-US" w:eastAsia="zh-CN"/>
        </w:rPr>
        <w:t xml:space="preserve">a </w:t>
      </w:r>
      <w:commentRangeStart w:id="233"/>
      <w:r>
        <w:rPr>
          <w:rFonts w:hint="eastAsia" w:ascii="华文中宋" w:hAnsi="华文中宋" w:eastAsia="华文中宋"/>
          <w:sz w:val="28"/>
          <w:szCs w:val="28"/>
          <w:lang w:val="en-US" w:eastAsia="zh-CN"/>
        </w:rPr>
        <w:t xml:space="preserve">constant </w:t>
      </w:r>
      <w:commentRangeEnd w:id="233"/>
      <w:r>
        <w:commentReference w:id="233"/>
      </w:r>
      <w:r>
        <w:rPr>
          <w:rFonts w:hint="eastAsia" w:ascii="华文中宋" w:hAnsi="华文中宋" w:eastAsia="华文中宋"/>
          <w:sz w:val="28"/>
          <w:szCs w:val="28"/>
          <w:lang w:val="en-US" w:eastAsia="zh-CN"/>
        </w:rPr>
        <w:t xml:space="preserve">amount of memory, </w:t>
      </w:r>
      <w:commentRangeStart w:id="234"/>
      <w:r>
        <w:rPr>
          <w:rFonts w:hint="eastAsia" w:ascii="华文中宋" w:hAnsi="华文中宋" w:eastAsia="华文中宋"/>
          <w:sz w:val="28"/>
          <w:szCs w:val="28"/>
          <w:lang w:val="en-US" w:eastAsia="zh-CN"/>
        </w:rPr>
        <w:t xml:space="preserve">regardless </w:t>
      </w:r>
      <w:commentRangeEnd w:id="234"/>
      <w:r>
        <w:commentReference w:id="234"/>
      </w:r>
      <w:r>
        <w:rPr>
          <w:rFonts w:hint="eastAsia" w:ascii="华文中宋" w:hAnsi="华文中宋" w:eastAsia="华文中宋"/>
          <w:sz w:val="28"/>
          <w:szCs w:val="28"/>
          <w:lang w:val="en-US" w:eastAsia="zh-CN"/>
        </w:rPr>
        <w:t>of their member data.</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在Detailed视图的Scene Memory部分下，我们可以观察到MonoBehaviour 中物体始终消耗恒定的内存量，而不管其成员数据如何。</w:t>
      </w:r>
    </w:p>
    <w:p>
      <w:pPr>
        <w:rPr>
          <w:rFonts w:hint="eastAsia" w:ascii="华文中宋" w:hAnsi="华文中宋" w:eastAsia="华文中宋"/>
          <w:sz w:val="28"/>
          <w:szCs w:val="28"/>
          <w:lang w:val="en-US" w:eastAsia="zh-CN"/>
        </w:rPr>
      </w:pP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the memory consumed by the Native </w:t>
      </w:r>
      <w:commentRangeStart w:id="235"/>
      <w:r>
        <w:rPr>
          <w:rFonts w:hint="eastAsia" w:ascii="华文中宋" w:hAnsi="华文中宋" w:eastAsia="华文中宋"/>
          <w:sz w:val="28"/>
          <w:szCs w:val="28"/>
          <w:lang w:val="en-US" w:eastAsia="zh-CN"/>
        </w:rPr>
        <w:t xml:space="preserve">representation </w:t>
      </w:r>
      <w:commentRangeEnd w:id="235"/>
      <w:r>
        <w:commentReference w:id="235"/>
      </w:r>
      <w:r>
        <w:rPr>
          <w:rFonts w:hint="eastAsia" w:ascii="华文中宋" w:hAnsi="华文中宋" w:eastAsia="华文中宋"/>
          <w:sz w:val="28"/>
          <w:szCs w:val="28"/>
          <w:lang w:val="en-US" w:eastAsia="zh-CN"/>
        </w:rPr>
        <w:t>of the object.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这是对象的Native表示所消耗的内存；</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 that 376 bytes of memory is consumed by a MonoBehaviour in Editor Mode, while only 156 bytes is consumed when profiling through a standalone application.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注意，在编辑器模式中，单字节行为消耗376字节的内存，而通过独立应用程序分析时仅消耗156字节。</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Tip</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提示</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Memory consumption in Editor Mode is always wildly different to that of a standalone version, due to various debugging and editor hook data being applied.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由于应用了各种调试和编辑器挂钩的程序，编辑器模式下的内存消耗总是与独立版本的内存消耗大不相同。</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adds a </w:t>
      </w:r>
      <w:commentRangeStart w:id="236"/>
      <w:r>
        <w:rPr>
          <w:rFonts w:hint="eastAsia" w:ascii="华文中宋" w:hAnsi="华文中宋" w:eastAsia="华文中宋"/>
          <w:sz w:val="28"/>
          <w:szCs w:val="28"/>
          <w:lang w:val="en-US" w:eastAsia="zh-CN"/>
        </w:rPr>
        <w:t xml:space="preserve">further </w:t>
      </w:r>
      <w:commentRangeEnd w:id="236"/>
      <w:r>
        <w:commentReference w:id="236"/>
      </w:r>
      <w:commentRangeStart w:id="237"/>
      <w:r>
        <w:rPr>
          <w:rFonts w:hint="eastAsia" w:ascii="华文中宋" w:hAnsi="华文中宋" w:eastAsia="华文中宋"/>
          <w:sz w:val="28"/>
          <w:szCs w:val="28"/>
          <w:lang w:val="en-US" w:eastAsia="zh-CN"/>
        </w:rPr>
        <w:t xml:space="preserve">incentive </w:t>
      </w:r>
      <w:commentRangeEnd w:id="237"/>
      <w:r>
        <w:commentReference w:id="237"/>
      </w:r>
      <w:r>
        <w:rPr>
          <w:rFonts w:hint="eastAsia" w:ascii="华文中宋" w:hAnsi="华文中宋" w:eastAsia="华文中宋"/>
          <w:sz w:val="28"/>
          <w:szCs w:val="28"/>
          <w:lang w:val="en-US" w:eastAsia="zh-CN"/>
        </w:rPr>
        <w:t xml:space="preserve">to avoid using Editor Mode for profiling and </w:t>
      </w:r>
      <w:commentRangeStart w:id="238"/>
      <w:r>
        <w:rPr>
          <w:rFonts w:hint="eastAsia" w:ascii="华文中宋" w:hAnsi="华文中宋" w:eastAsia="华文中宋"/>
          <w:sz w:val="28"/>
          <w:szCs w:val="28"/>
          <w:lang w:val="en-US" w:eastAsia="zh-CN"/>
        </w:rPr>
        <w:t xml:space="preserve">benchmarking </w:t>
      </w:r>
      <w:commentRangeEnd w:id="238"/>
      <w:r>
        <w:commentReference w:id="238"/>
      </w:r>
      <w:commentRangeStart w:id="239"/>
      <w:r>
        <w:rPr>
          <w:rFonts w:hint="eastAsia" w:ascii="华文中宋" w:hAnsi="华文中宋" w:eastAsia="华文中宋"/>
          <w:sz w:val="28"/>
          <w:szCs w:val="28"/>
          <w:lang w:val="en-US" w:eastAsia="zh-CN"/>
        </w:rPr>
        <w:t>purposes</w:t>
      </w:r>
      <w:commentRangeEnd w:id="239"/>
      <w:r>
        <w:commentReference w:id="239"/>
      </w:r>
      <w:r>
        <w:rPr>
          <w:rFonts w:hint="eastAsia" w:ascii="华文中宋" w:hAnsi="华文中宋" w:eastAsia="华文中宋"/>
          <w:sz w:val="28"/>
          <w:szCs w:val="28"/>
          <w:lang w:val="en-US" w:eastAsia="zh-CN"/>
        </w:rPr>
        <w:t>(although it can still be useful at times).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这进一步增加了避免使用编辑器模式进行分析和基准测试的目的（尽管有时它仍然有用）。</w:t>
      </w:r>
    </w:p>
    <w:p>
      <w:pPr>
        <w:rPr>
          <w:rFonts w:hint="eastAsia" w:ascii="华文中宋" w:hAnsi="华文中宋" w:eastAsia="华文中宋"/>
          <w:sz w:val="28"/>
          <w:szCs w:val="28"/>
          <w:lang w:val="en-US" w:eastAsia="zh-CN"/>
        </w:rPr>
      </w:pPr>
    </w:p>
    <w:p>
      <w:pPr>
        <w:rPr>
          <w:rFonts w:hint="eastAsia" w:ascii="华文中宋" w:hAnsi="华文中宋" w:eastAsia="华文中宋"/>
          <w:sz w:val="28"/>
          <w:szCs w:val="28"/>
          <w:lang w:val="en-US" w:eastAsia="zh-CN"/>
        </w:rPr>
      </w:pP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can also use the Profiler.GetRuntimeMemorysize() method to get the Native memory allocation size of a </w:t>
      </w:r>
      <w:commentRangeStart w:id="240"/>
      <w:r>
        <w:rPr>
          <w:rFonts w:hint="eastAsia" w:ascii="华文中宋" w:hAnsi="华文中宋" w:eastAsia="华文中宋"/>
          <w:sz w:val="28"/>
          <w:szCs w:val="28"/>
          <w:lang w:val="en-US" w:eastAsia="zh-CN"/>
        </w:rPr>
        <w:t xml:space="preserve">particular </w:t>
      </w:r>
      <w:commentRangeEnd w:id="240"/>
      <w:r>
        <w:commentReference w:id="240"/>
      </w:r>
      <w:r>
        <w:rPr>
          <w:rFonts w:hint="eastAsia" w:ascii="华文中宋" w:hAnsi="华文中宋" w:eastAsia="华文中宋"/>
          <w:sz w:val="28"/>
          <w:szCs w:val="28"/>
          <w:lang w:val="en-US" w:eastAsia="zh-CN"/>
        </w:rPr>
        <w:t>object.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我们同样可以使用Profiler.GetRuntimeMemorysize()方法得到特定对象的Native 内存分配的大小。</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Managed object representations are </w:t>
      </w:r>
      <w:commentRangeStart w:id="241"/>
      <w:r>
        <w:rPr>
          <w:rFonts w:hint="eastAsia" w:ascii="华文中宋" w:hAnsi="华文中宋" w:eastAsia="华文中宋"/>
          <w:sz w:val="28"/>
          <w:szCs w:val="28"/>
          <w:lang w:val="en-US" w:eastAsia="zh-CN"/>
        </w:rPr>
        <w:t xml:space="preserve">intrinsically </w:t>
      </w:r>
      <w:commentRangeEnd w:id="241"/>
      <w:r>
        <w:commentReference w:id="241"/>
      </w:r>
      <w:r>
        <w:rPr>
          <w:rFonts w:hint="eastAsia" w:ascii="华文中宋" w:hAnsi="华文中宋" w:eastAsia="华文中宋"/>
          <w:sz w:val="28"/>
          <w:szCs w:val="28"/>
          <w:lang w:val="en-US" w:eastAsia="zh-CN"/>
        </w:rPr>
        <w:t>linked to their Native representations.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托管对象表示与其Native表示有内在联系。</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best way to minimize our Native memory allocations is to simply optimize our Managed memory usage.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最小化本机内存分配的最佳方法是简单地优化托管内存的使用。</w:t>
      </w:r>
    </w:p>
    <w:p>
      <w:pPr>
        <w:rPr>
          <w:rFonts w:hint="eastAsia" w:ascii="华文中宋" w:hAnsi="华文中宋" w:eastAsia="华文中宋"/>
          <w:b/>
          <w:bCs/>
          <w:sz w:val="28"/>
          <w:szCs w:val="28"/>
          <w:lang w:val="en-US" w:eastAsia="zh-CN"/>
        </w:rPr>
      </w:pPr>
    </w:p>
    <w:p>
      <w:pPr>
        <w:rPr>
          <w:rFonts w:hint="eastAsia" w:ascii="华文中宋" w:hAnsi="华文中宋" w:eastAsia="华文中宋"/>
          <w:b/>
          <w:bCs/>
          <w:sz w:val="28"/>
          <w:szCs w:val="28"/>
          <w:lang w:val="en-US" w:eastAsia="zh-CN"/>
        </w:rPr>
      </w:pPr>
      <w:r>
        <w:rPr>
          <w:rFonts w:hint="eastAsia" w:ascii="华文中宋" w:hAnsi="华文中宋" w:eastAsia="华文中宋"/>
          <w:b/>
          <w:bCs/>
          <w:sz w:val="28"/>
          <w:szCs w:val="28"/>
          <w:lang w:val="en-US" w:eastAsia="zh-CN"/>
        </w:rPr>
        <w:t>Managed memory</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托管内存</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Memory in most modern operating systems splits dynamic memory into two categorise: the stack and the heap.</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大多数现在的操作系统中的内存将动态内存分为两类：栈和堆；</w:t>
      </w:r>
    </w:p>
    <w:p>
      <w:pPr>
        <w:rPr>
          <w:rFonts w:hint="eastAsia" w:ascii="华文中宋" w:hAnsi="华文中宋" w:eastAsia="华文中宋"/>
          <w:sz w:val="28"/>
          <w:szCs w:val="28"/>
        </w:rPr>
      </w:pPr>
      <w:r>
        <w:rPr>
          <w:rFonts w:hint="eastAsia" w:ascii="华文中宋" w:hAnsi="华文中宋" w:eastAsia="华文中宋"/>
          <w:sz w:val="28"/>
          <w:szCs w:val="28"/>
        </w:rPr>
        <w:t xml:space="preserve">Mono's </w:t>
      </w:r>
      <w:commentRangeStart w:id="242"/>
      <w:r>
        <w:rPr>
          <w:rFonts w:hint="eastAsia" w:ascii="华文中宋" w:hAnsi="华文中宋" w:eastAsia="华文中宋"/>
          <w:sz w:val="28"/>
          <w:szCs w:val="28"/>
        </w:rPr>
        <w:t xml:space="preserve">heap </w:t>
      </w:r>
      <w:commentRangeEnd w:id="242"/>
      <w:r>
        <w:rPr>
          <w:rStyle w:val="9"/>
        </w:rPr>
        <w:commentReference w:id="242"/>
      </w:r>
      <w:r>
        <w:rPr>
          <w:rFonts w:hint="eastAsia" w:ascii="华文中宋" w:hAnsi="华文中宋" w:eastAsia="华文中宋"/>
          <w:sz w:val="28"/>
          <w:szCs w:val="28"/>
        </w:rPr>
        <w:t>is special in that it is managed by a Garbage Collector(it is sometimes referred to as a Managed Heap).</w:t>
      </w:r>
    </w:p>
    <w:p>
      <w:pPr>
        <w:rPr>
          <w:rFonts w:hint="eastAsia" w:ascii="华文中宋" w:hAnsi="华文中宋" w:eastAsia="华文中宋"/>
          <w:sz w:val="28"/>
          <w:szCs w:val="28"/>
        </w:rPr>
      </w:pPr>
      <w:r>
        <w:rPr>
          <w:rFonts w:hint="eastAsia" w:ascii="华文中宋" w:hAnsi="华文中宋" w:eastAsia="华文中宋"/>
          <w:sz w:val="28"/>
          <w:szCs w:val="28"/>
        </w:rPr>
        <w:t>Mono 的堆是特殊的，因为它是由垃圾回收器管理的（有时候被称为托管堆）；</w:t>
      </w:r>
    </w:p>
    <w:p>
      <w:pPr>
        <w:rPr>
          <w:rFonts w:hint="eastAsia" w:ascii="华文中宋" w:hAnsi="华文中宋" w:eastAsia="华文中宋"/>
          <w:sz w:val="28"/>
          <w:szCs w:val="28"/>
        </w:rPr>
      </w:pPr>
      <w:r>
        <w:rPr>
          <w:rFonts w:hint="eastAsia" w:ascii="华文中宋" w:hAnsi="华文中宋" w:eastAsia="华文中宋"/>
          <w:sz w:val="28"/>
          <w:szCs w:val="28"/>
        </w:rPr>
        <w:t xml:space="preserve">During application initialization, Mono will request a given </w:t>
      </w:r>
      <w:commentRangeStart w:id="243"/>
      <w:r>
        <w:rPr>
          <w:rFonts w:hint="eastAsia" w:ascii="华文中宋" w:hAnsi="华文中宋" w:eastAsia="华文中宋"/>
          <w:sz w:val="28"/>
          <w:szCs w:val="28"/>
        </w:rPr>
        <w:t>chunk</w:t>
      </w:r>
      <w:commentRangeEnd w:id="243"/>
      <w:r>
        <w:rPr>
          <w:rStyle w:val="9"/>
        </w:rPr>
        <w:commentReference w:id="243"/>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of memory from the OS and use it to </w:t>
      </w:r>
      <w:commentRangeStart w:id="244"/>
      <w:r>
        <w:rPr>
          <w:rFonts w:hint="eastAsia" w:ascii="华文中宋" w:hAnsi="华文中宋" w:eastAsia="华文中宋"/>
          <w:sz w:val="28"/>
          <w:szCs w:val="28"/>
        </w:rPr>
        <w:t xml:space="preserve">generate </w:t>
      </w:r>
      <w:commentRangeEnd w:id="244"/>
      <w:r>
        <w:rPr>
          <w:rStyle w:val="9"/>
        </w:rPr>
        <w:commentReference w:id="244"/>
      </w:r>
      <w:r>
        <w:rPr>
          <w:rFonts w:hint="eastAsia" w:ascii="华文中宋" w:hAnsi="华文中宋" w:eastAsia="华文中宋"/>
          <w:sz w:val="28"/>
          <w:szCs w:val="28"/>
        </w:rPr>
        <w:t>the heap.</w:t>
      </w:r>
    </w:p>
    <w:p>
      <w:pPr>
        <w:rPr>
          <w:rFonts w:hint="eastAsia" w:ascii="华文中宋" w:hAnsi="华文中宋" w:eastAsia="华文中宋"/>
          <w:sz w:val="28"/>
          <w:szCs w:val="28"/>
        </w:rPr>
      </w:pPr>
      <w:r>
        <w:rPr>
          <w:rFonts w:hint="eastAsia" w:ascii="华文中宋" w:hAnsi="华文中宋" w:eastAsia="华文中宋"/>
          <w:sz w:val="28"/>
          <w:szCs w:val="28"/>
        </w:rPr>
        <w:t>在应用初始化的时候，Mono将会从OS</w:t>
      </w:r>
      <w:r>
        <w:rPr>
          <w:rFonts w:hint="eastAsia" w:ascii="华文中宋" w:hAnsi="华文中宋" w:eastAsia="华文中宋"/>
          <w:sz w:val="28"/>
          <w:szCs w:val="28"/>
          <w:lang w:eastAsia="zh-CN"/>
        </w:rPr>
        <w:t>（</w:t>
      </w:r>
      <w:r>
        <w:rPr>
          <w:rFonts w:hint="eastAsia" w:ascii="华文中宋" w:hAnsi="华文中宋" w:eastAsia="华文中宋"/>
          <w:sz w:val="28"/>
          <w:szCs w:val="28"/>
          <w:lang w:val="en-US" w:eastAsia="zh-CN"/>
        </w:rPr>
        <w:t>operation system</w:t>
      </w:r>
      <w:r>
        <w:rPr>
          <w:rFonts w:hint="eastAsia" w:ascii="华文中宋" w:hAnsi="华文中宋" w:eastAsia="华文中宋"/>
          <w:sz w:val="28"/>
          <w:szCs w:val="28"/>
          <w:lang w:eastAsia="zh-CN"/>
        </w:rPr>
        <w:t>）</w:t>
      </w:r>
      <w:r>
        <w:rPr>
          <w:rFonts w:hint="eastAsia" w:ascii="华文中宋" w:hAnsi="华文中宋" w:eastAsia="华文中宋"/>
          <w:sz w:val="28"/>
          <w:szCs w:val="28"/>
        </w:rPr>
        <w:t>中请求给定的一块内存并使用它来生成堆；</w:t>
      </w:r>
    </w:p>
    <w:p>
      <w:pPr>
        <w:rPr>
          <w:rFonts w:hint="eastAsia" w:ascii="华文中宋" w:hAnsi="华文中宋" w:eastAsia="华文中宋"/>
          <w:sz w:val="28"/>
          <w:szCs w:val="28"/>
        </w:rPr>
      </w:pPr>
      <w:r>
        <w:rPr>
          <w:rFonts w:hint="eastAsia" w:ascii="华文中宋" w:hAnsi="华文中宋" w:eastAsia="华文中宋"/>
          <w:sz w:val="28"/>
          <w:szCs w:val="28"/>
        </w:rPr>
        <w:t xml:space="preserve">The heap starts off </w:t>
      </w:r>
      <w:commentRangeStart w:id="245"/>
      <w:r>
        <w:rPr>
          <w:rFonts w:hint="eastAsia" w:ascii="华文中宋" w:hAnsi="华文中宋" w:eastAsia="华文中宋"/>
          <w:sz w:val="28"/>
          <w:szCs w:val="28"/>
        </w:rPr>
        <w:t xml:space="preserve">fairly </w:t>
      </w:r>
      <w:commentRangeEnd w:id="245"/>
      <w:r>
        <w:rPr>
          <w:rStyle w:val="9"/>
        </w:rPr>
        <w:commentReference w:id="245"/>
      </w:r>
      <w:r>
        <w:rPr>
          <w:rFonts w:hint="eastAsia" w:ascii="华文中宋" w:hAnsi="华文中宋" w:eastAsia="华文中宋"/>
          <w:sz w:val="28"/>
          <w:szCs w:val="28"/>
        </w:rPr>
        <w:t xml:space="preserve">small, less than one Megabyte, but will </w:t>
      </w:r>
      <w:commentRangeStart w:id="246"/>
      <w:r>
        <w:rPr>
          <w:rFonts w:hint="eastAsia" w:ascii="华文中宋" w:hAnsi="华文中宋" w:eastAsia="华文中宋"/>
          <w:sz w:val="28"/>
          <w:szCs w:val="28"/>
        </w:rPr>
        <w:t xml:space="preserve">grow </w:t>
      </w:r>
      <w:commentRangeEnd w:id="246"/>
      <w:r>
        <w:rPr>
          <w:rStyle w:val="9"/>
        </w:rPr>
        <w:commentReference w:id="246"/>
      </w:r>
      <w:r>
        <w:rPr>
          <w:rFonts w:hint="eastAsia" w:ascii="华文中宋" w:hAnsi="华文中宋" w:eastAsia="华文中宋"/>
          <w:sz w:val="28"/>
          <w:szCs w:val="28"/>
        </w:rPr>
        <w:t>as new blocks of memory are needed by our script code.</w:t>
      </w:r>
    </w:p>
    <w:p>
      <w:pPr>
        <w:rPr>
          <w:rFonts w:hint="eastAsia" w:ascii="华文中宋" w:hAnsi="华文中宋" w:eastAsia="华文中宋"/>
          <w:sz w:val="28"/>
          <w:szCs w:val="28"/>
        </w:rPr>
      </w:pPr>
      <w:r>
        <w:rPr>
          <w:rFonts w:hint="eastAsia" w:ascii="华文中宋" w:hAnsi="华文中宋" w:eastAsia="华文中宋"/>
          <w:sz w:val="28"/>
          <w:szCs w:val="28"/>
        </w:rPr>
        <w:t>堆开始的时候小于1</w:t>
      </w:r>
      <w:r>
        <w:rPr>
          <w:rFonts w:hint="eastAsia" w:ascii="华文中宋" w:hAnsi="华文中宋" w:eastAsia="华文中宋"/>
          <w:sz w:val="28"/>
          <w:szCs w:val="28"/>
          <w:lang w:val="en-US" w:eastAsia="zh-CN"/>
        </w:rPr>
        <w:t>MB</w:t>
      </w:r>
      <w:r>
        <w:rPr>
          <w:rFonts w:hint="eastAsia" w:ascii="华文中宋" w:hAnsi="华文中宋" w:eastAsia="华文中宋"/>
          <w:sz w:val="28"/>
          <w:szCs w:val="28"/>
        </w:rPr>
        <w:t>，但是随着脚本代码需要新的内存块而增长。</w:t>
      </w:r>
    </w:p>
    <w:p>
      <w:pPr>
        <w:rPr>
          <w:rFonts w:hint="eastAsia"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We can </w:t>
      </w:r>
      <w:commentRangeStart w:id="247"/>
      <w:r>
        <w:rPr>
          <w:rFonts w:hint="eastAsia" w:ascii="华文中宋" w:hAnsi="华文中宋" w:eastAsia="华文中宋"/>
          <w:sz w:val="28"/>
          <w:szCs w:val="28"/>
        </w:rPr>
        <w:t>verify</w:t>
      </w:r>
      <w:commentRangeEnd w:id="247"/>
      <w:r>
        <w:rPr>
          <w:rStyle w:val="9"/>
        </w:rPr>
        <w:commentReference w:id="247"/>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how much memory has been allocated and </w:t>
      </w:r>
      <w:commentRangeStart w:id="248"/>
      <w:r>
        <w:rPr>
          <w:rFonts w:hint="eastAsia" w:ascii="华文中宋" w:hAnsi="华文中宋" w:eastAsia="华文中宋"/>
          <w:sz w:val="28"/>
          <w:szCs w:val="28"/>
        </w:rPr>
        <w:t>reserved</w:t>
      </w:r>
      <w:commentRangeEnd w:id="248"/>
      <w:r>
        <w:rPr>
          <w:rStyle w:val="9"/>
        </w:rPr>
        <w:commentReference w:id="248"/>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for the heap using the Memory Area of the Profiler, but under the values labeled "Mono".</w:t>
      </w:r>
    </w:p>
    <w:p>
      <w:pPr>
        <w:rPr>
          <w:rFonts w:hint="eastAsia" w:ascii="华文中宋" w:hAnsi="华文中宋" w:eastAsia="华文中宋"/>
          <w:sz w:val="28"/>
          <w:szCs w:val="28"/>
        </w:rPr>
      </w:pPr>
      <w:r>
        <w:rPr>
          <w:rFonts w:hint="eastAsia" w:ascii="华文中宋" w:hAnsi="华文中宋" w:eastAsia="华文中宋"/>
          <w:sz w:val="28"/>
          <w:szCs w:val="28"/>
        </w:rPr>
        <w:t>我们可以使用Profiler 的Memory Area来验证为堆内存分配和保留了多少内存，但标记为Mono的值下。</w:t>
      </w:r>
    </w:p>
    <w:p>
      <w:pPr>
        <w:rPr>
          <w:rFonts w:hint="eastAsia" w:ascii="华文中宋" w:hAnsi="华文中宋" w:eastAsia="华文中宋"/>
          <w:sz w:val="28"/>
          <w:szCs w:val="28"/>
        </w:rPr>
      </w:pPr>
      <w:r>
        <w:drawing>
          <wp:inline distT="0" distB="0" distL="114300" distR="114300">
            <wp:extent cx="5272405" cy="699135"/>
            <wp:effectExtent l="0" t="0" r="444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2405" cy="699135"/>
                    </a:xfrm>
                    <a:prstGeom prst="rect">
                      <a:avLst/>
                    </a:prstGeom>
                    <a:noFill/>
                    <a:ln w="9525">
                      <a:noFill/>
                    </a:ln>
                  </pic:spPr>
                </pic:pic>
              </a:graphicData>
            </a:graphic>
          </wp:inline>
        </w:drawing>
      </w:r>
    </w:p>
    <w:p>
      <w:pPr>
        <w:rPr>
          <w:rFonts w:hint="eastAsia" w:ascii="华文中宋" w:hAnsi="华文中宋" w:eastAsia="华文中宋"/>
          <w:sz w:val="28"/>
          <w:szCs w:val="28"/>
        </w:rPr>
      </w:pPr>
      <w:r>
        <w:rPr>
          <w:rFonts w:hint="eastAsia" w:ascii="华文中宋" w:hAnsi="华文中宋" w:eastAsia="华文中宋"/>
          <w:sz w:val="28"/>
          <w:szCs w:val="28"/>
        </w:rPr>
        <w:t xml:space="preserve">We can also </w:t>
      </w:r>
      <w:commentRangeStart w:id="249"/>
      <w:r>
        <w:rPr>
          <w:rFonts w:hint="eastAsia" w:ascii="华文中宋" w:hAnsi="华文中宋" w:eastAsia="华文中宋"/>
          <w:sz w:val="28"/>
          <w:szCs w:val="28"/>
        </w:rPr>
        <w:t xml:space="preserve">determine </w:t>
      </w:r>
      <w:commentRangeEnd w:id="249"/>
      <w:r>
        <w:rPr>
          <w:rStyle w:val="9"/>
        </w:rPr>
        <w:commentReference w:id="249"/>
      </w:r>
      <w:r>
        <w:rPr>
          <w:rFonts w:hint="eastAsia" w:ascii="华文中宋" w:hAnsi="华文中宋" w:eastAsia="华文中宋"/>
          <w:sz w:val="28"/>
          <w:szCs w:val="28"/>
        </w:rPr>
        <w:t xml:space="preserve">the current used and reserved heap space at runtime using the Profiler.GetMonoUsedSize() and Profiler.GetMonoHeapSize() methods, </w:t>
      </w:r>
      <w:commentRangeStart w:id="250"/>
      <w:r>
        <w:rPr>
          <w:rFonts w:hint="eastAsia" w:ascii="华文中宋" w:hAnsi="华文中宋" w:eastAsia="华文中宋"/>
          <w:sz w:val="28"/>
          <w:szCs w:val="28"/>
        </w:rPr>
        <w:t>respectively</w:t>
      </w:r>
      <w:commentRangeEnd w:id="250"/>
      <w:r>
        <w:rPr>
          <w:rStyle w:val="9"/>
        </w:rPr>
        <w:commentReference w:id="250"/>
      </w:r>
      <w:r>
        <w:rPr>
          <w:rFonts w:hint="eastAsia" w:ascii="华文中宋" w:hAnsi="华文中宋" w:eastAsia="华文中宋"/>
          <w:sz w:val="28"/>
          <w:szCs w:val="28"/>
        </w:rPr>
        <w:t>.</w:t>
      </w:r>
    </w:p>
    <w:p>
      <w:pPr>
        <w:rPr>
          <w:rFonts w:hint="eastAsia" w:ascii="华文中宋" w:hAnsi="华文中宋" w:eastAsia="华文中宋"/>
          <w:sz w:val="28"/>
          <w:szCs w:val="28"/>
        </w:rPr>
      </w:pPr>
      <w:r>
        <w:rPr>
          <w:rFonts w:hint="eastAsia" w:ascii="华文中宋" w:hAnsi="华文中宋" w:eastAsia="华文中宋"/>
          <w:sz w:val="28"/>
          <w:szCs w:val="28"/>
        </w:rPr>
        <w:t>我们同样决定使用它Profiler.GetMonoUsedSize()和Profiler.GetMonoHeapSize（）方法分别在运行时确定当前使用和保留的堆空间。</w:t>
      </w:r>
    </w:p>
    <w:p>
      <w:pPr>
        <w:rPr>
          <w:rFonts w:hint="eastAsia" w:ascii="华文中宋" w:hAnsi="华文中宋" w:eastAsia="华文中宋"/>
          <w:sz w:val="28"/>
          <w:szCs w:val="28"/>
        </w:rPr>
      </w:pPr>
    </w:p>
    <w:p>
      <w:pPr>
        <w:rPr>
          <w:rFonts w:hint="eastAsia" w:ascii="华文中宋" w:hAnsi="华文中宋" w:eastAsia="华文中宋"/>
          <w:sz w:val="28"/>
          <w:szCs w:val="28"/>
        </w:rPr>
      </w:pPr>
      <w:r>
        <w:rPr>
          <w:rFonts w:hint="eastAsia" w:ascii="华文中宋" w:hAnsi="华文中宋" w:eastAsia="华文中宋"/>
          <w:sz w:val="28"/>
          <w:szCs w:val="28"/>
        </w:rPr>
        <w:t>Garbage Collection</w:t>
      </w:r>
    </w:p>
    <w:p>
      <w:pPr>
        <w:rPr>
          <w:rFonts w:hint="eastAsia" w:ascii="华文中宋" w:hAnsi="华文中宋" w:eastAsia="华文中宋"/>
          <w:sz w:val="28"/>
          <w:szCs w:val="28"/>
        </w:rPr>
      </w:pPr>
      <w:r>
        <w:rPr>
          <w:rFonts w:hint="eastAsia" w:ascii="华文中宋" w:hAnsi="华文中宋" w:eastAsia="华文中宋"/>
          <w:sz w:val="28"/>
          <w:szCs w:val="28"/>
        </w:rPr>
        <w:t>垃圾回收</w:t>
      </w:r>
    </w:p>
    <w:p>
      <w:pPr>
        <w:rPr>
          <w:rFonts w:hint="eastAsia"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When a memory </w:t>
      </w:r>
      <w:commentRangeStart w:id="251"/>
      <w:r>
        <w:rPr>
          <w:rFonts w:hint="eastAsia" w:ascii="华文中宋" w:hAnsi="华文中宋" w:eastAsia="华文中宋"/>
          <w:sz w:val="28"/>
          <w:szCs w:val="28"/>
        </w:rPr>
        <w:t>request is made</w:t>
      </w:r>
      <w:commentRangeEnd w:id="251"/>
      <w:r>
        <w:rPr>
          <w:rStyle w:val="9"/>
        </w:rPr>
        <w:commentReference w:id="251"/>
      </w:r>
      <w:r>
        <w:rPr>
          <w:rFonts w:hint="eastAsia" w:ascii="华文中宋" w:hAnsi="华文中宋" w:eastAsia="华文中宋"/>
          <w:sz w:val="28"/>
          <w:szCs w:val="28"/>
        </w:rPr>
        <w:t xml:space="preserve">, and there is enough empty space in the reserved heap block to </w:t>
      </w:r>
      <w:commentRangeStart w:id="252"/>
      <w:r>
        <w:rPr>
          <w:rFonts w:hint="eastAsia" w:ascii="华文中宋" w:hAnsi="华文中宋" w:eastAsia="华文中宋"/>
          <w:sz w:val="28"/>
          <w:szCs w:val="28"/>
        </w:rPr>
        <w:t xml:space="preserve">satisfy </w:t>
      </w:r>
      <w:commentRangeEnd w:id="252"/>
      <w:r>
        <w:rPr>
          <w:rStyle w:val="9"/>
        </w:rPr>
        <w:commentReference w:id="252"/>
      </w:r>
      <w:r>
        <w:rPr>
          <w:rFonts w:hint="eastAsia" w:ascii="华文中宋" w:hAnsi="华文中宋" w:eastAsia="华文中宋"/>
          <w:sz w:val="28"/>
          <w:szCs w:val="28"/>
        </w:rPr>
        <w:t xml:space="preserve">the request, the Mono allocates the space and hands it over to </w:t>
      </w:r>
      <w:commentRangeStart w:id="253"/>
      <w:r>
        <w:rPr>
          <w:rFonts w:hint="eastAsia" w:ascii="华文中宋" w:hAnsi="华文中宋" w:eastAsia="华文中宋"/>
          <w:sz w:val="28"/>
          <w:szCs w:val="28"/>
        </w:rPr>
        <w:t xml:space="preserve">whoever </w:t>
      </w:r>
      <w:commentRangeEnd w:id="253"/>
      <w:r>
        <w:rPr>
          <w:rStyle w:val="9"/>
        </w:rPr>
        <w:commentReference w:id="253"/>
      </w:r>
      <w:r>
        <w:rPr>
          <w:rFonts w:hint="eastAsia" w:ascii="华文中宋" w:hAnsi="华文中宋" w:eastAsia="华文中宋"/>
          <w:sz w:val="28"/>
          <w:szCs w:val="28"/>
        </w:rPr>
        <w:t>requested it.</w:t>
      </w:r>
    </w:p>
    <w:p>
      <w:pPr>
        <w:rPr>
          <w:rFonts w:hint="eastAsia" w:ascii="华文中宋" w:hAnsi="华文中宋" w:eastAsia="华文中宋"/>
          <w:sz w:val="28"/>
          <w:szCs w:val="28"/>
        </w:rPr>
      </w:pPr>
      <w:r>
        <w:rPr>
          <w:rFonts w:hint="eastAsia" w:ascii="华文中宋" w:hAnsi="华文中宋" w:eastAsia="华文中宋"/>
          <w:sz w:val="28"/>
          <w:szCs w:val="28"/>
        </w:rPr>
        <w:t>当发出内存请求，并且保留堆块中有足够的空白空间来满足请求时，Mono会分配空间并将其交给任何请求他的人。</w:t>
      </w:r>
    </w:p>
    <w:p>
      <w:pPr>
        <w:rPr>
          <w:rFonts w:hint="eastAsia" w:ascii="华文中宋" w:hAnsi="华文中宋" w:eastAsia="华文中宋"/>
          <w:sz w:val="28"/>
          <w:szCs w:val="28"/>
        </w:rPr>
      </w:pPr>
      <w:r>
        <w:rPr>
          <w:rFonts w:hint="eastAsia" w:ascii="华文中宋" w:hAnsi="华文中宋" w:eastAsia="华文中宋"/>
          <w:sz w:val="28"/>
          <w:szCs w:val="28"/>
        </w:rPr>
        <w:t xml:space="preserve">But, if the heap does not have room for it, then the Garbage Collector will </w:t>
      </w:r>
      <w:commentRangeStart w:id="254"/>
      <w:r>
        <w:rPr>
          <w:rFonts w:hint="eastAsia" w:ascii="华文中宋" w:hAnsi="华文中宋" w:eastAsia="华文中宋"/>
          <w:sz w:val="28"/>
          <w:szCs w:val="28"/>
        </w:rPr>
        <w:t xml:space="preserve">awaken </w:t>
      </w:r>
      <w:commentRangeEnd w:id="254"/>
      <w:r>
        <w:rPr>
          <w:rStyle w:val="9"/>
        </w:rPr>
        <w:commentReference w:id="254"/>
      </w:r>
      <w:r>
        <w:rPr>
          <w:rFonts w:hint="eastAsia" w:ascii="华文中宋" w:hAnsi="华文中宋" w:eastAsia="华文中宋"/>
          <w:sz w:val="28"/>
          <w:szCs w:val="28"/>
        </w:rPr>
        <w:t xml:space="preserve">and scan all the existing memory allocations for anything which is no longer being used and cleans them up first, before </w:t>
      </w:r>
      <w:commentRangeStart w:id="255"/>
      <w:r>
        <w:rPr>
          <w:rFonts w:hint="eastAsia" w:ascii="华文中宋" w:hAnsi="华文中宋" w:eastAsia="华文中宋"/>
          <w:sz w:val="28"/>
          <w:szCs w:val="28"/>
        </w:rPr>
        <w:t xml:space="preserve">attempting </w:t>
      </w:r>
      <w:commentRangeEnd w:id="255"/>
      <w:r>
        <w:rPr>
          <w:rStyle w:val="9"/>
        </w:rPr>
        <w:commentReference w:id="255"/>
      </w:r>
      <w:r>
        <w:rPr>
          <w:rFonts w:hint="eastAsia" w:ascii="华文中宋" w:hAnsi="华文中宋" w:eastAsia="华文中宋"/>
          <w:sz w:val="28"/>
          <w:szCs w:val="28"/>
        </w:rPr>
        <w:t xml:space="preserve">to </w:t>
      </w:r>
      <w:commentRangeStart w:id="256"/>
      <w:r>
        <w:rPr>
          <w:rFonts w:hint="eastAsia" w:ascii="华文中宋" w:hAnsi="华文中宋" w:eastAsia="华文中宋"/>
          <w:sz w:val="28"/>
          <w:szCs w:val="28"/>
        </w:rPr>
        <w:t xml:space="preserve">expand </w:t>
      </w:r>
      <w:commentRangeEnd w:id="256"/>
      <w:r>
        <w:rPr>
          <w:rStyle w:val="9"/>
        </w:rPr>
        <w:commentReference w:id="256"/>
      </w:r>
      <w:r>
        <w:rPr>
          <w:rFonts w:hint="eastAsia" w:ascii="华文中宋" w:hAnsi="华文中宋" w:eastAsia="华文中宋"/>
          <w:sz w:val="28"/>
          <w:szCs w:val="28"/>
        </w:rPr>
        <w:t>the current heap space.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rPr>
        <w:t>但是，如果堆没有空间，那么垃圾回收器将会被唤醒并且扫描现有的内存分配以查找不在使用的任何内容，并在在尝试扩展当前堆空间之前先清除它们。</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Garbage Collector in the version of Mono that Unity uses is a type of </w:t>
      </w:r>
      <w:commentRangeStart w:id="257"/>
      <w:r>
        <w:rPr>
          <w:rFonts w:hint="eastAsia" w:ascii="华文中宋" w:hAnsi="华文中宋" w:eastAsia="华文中宋"/>
          <w:sz w:val="28"/>
          <w:szCs w:val="28"/>
          <w:lang w:val="en-US" w:eastAsia="zh-CN"/>
        </w:rPr>
        <w:t xml:space="preserve">Tracing </w:t>
      </w:r>
      <w:commentRangeEnd w:id="257"/>
      <w:r>
        <w:commentReference w:id="257"/>
      </w:r>
      <w:r>
        <w:rPr>
          <w:rFonts w:hint="eastAsia" w:ascii="华文中宋" w:hAnsi="华文中宋" w:eastAsia="华文中宋"/>
          <w:sz w:val="28"/>
          <w:szCs w:val="28"/>
          <w:lang w:val="en-US" w:eastAsia="zh-CN"/>
        </w:rPr>
        <w:t xml:space="preserve">Garbage Collector, which uses a </w:t>
      </w:r>
      <w:commentRangeStart w:id="258"/>
      <w:r>
        <w:rPr>
          <w:rFonts w:hint="eastAsia" w:ascii="华文中宋" w:hAnsi="华文中宋" w:eastAsia="华文中宋"/>
          <w:sz w:val="28"/>
          <w:szCs w:val="28"/>
          <w:lang w:val="en-US" w:eastAsia="zh-CN"/>
        </w:rPr>
        <w:t>Mark</w:t>
      </w:r>
      <w:commentRangeEnd w:id="258"/>
      <w:r>
        <w:commentReference w:id="258"/>
      </w:r>
      <w:r>
        <w:rPr>
          <w:rFonts w:hint="eastAsia" w:ascii="华文中宋" w:hAnsi="华文中宋" w:eastAsia="华文中宋"/>
          <w:sz w:val="28"/>
          <w:szCs w:val="28"/>
          <w:lang w:val="en-US" w:eastAsia="zh-CN"/>
        </w:rPr>
        <w:t>-and-</w:t>
      </w:r>
      <w:commentRangeStart w:id="259"/>
      <w:r>
        <w:rPr>
          <w:rFonts w:hint="eastAsia" w:ascii="华文中宋" w:hAnsi="华文中宋" w:eastAsia="华文中宋"/>
          <w:sz w:val="28"/>
          <w:szCs w:val="28"/>
          <w:lang w:val="en-US" w:eastAsia="zh-CN"/>
        </w:rPr>
        <w:t xml:space="preserve">Sweep </w:t>
      </w:r>
      <w:commentRangeEnd w:id="259"/>
      <w:r>
        <w:commentReference w:id="259"/>
      </w:r>
      <w:r>
        <w:rPr>
          <w:rFonts w:hint="eastAsia" w:ascii="华文中宋" w:hAnsi="华文中宋" w:eastAsia="华文中宋"/>
          <w:sz w:val="28"/>
          <w:szCs w:val="28"/>
          <w:lang w:val="en-US" w:eastAsia="zh-CN"/>
        </w:rPr>
        <w:t>strategy.</w:t>
      </w:r>
    </w:p>
    <w:p>
      <w:pPr>
        <w:ind w:firstLine="280" w:firstLineChars="10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unity使用的mono这个版本中的垃圾回收器是一种跟踪垃圾回收器类型，它使用的是Mark-and-Sweep（标记和清理） 策略；</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w:t>
      </w:r>
      <w:commentRangeStart w:id="260"/>
      <w:r>
        <w:rPr>
          <w:rFonts w:hint="eastAsia" w:ascii="华文中宋" w:hAnsi="华文中宋" w:eastAsia="华文中宋"/>
          <w:sz w:val="28"/>
          <w:szCs w:val="28"/>
          <w:lang w:val="en-US" w:eastAsia="zh-CN"/>
        </w:rPr>
        <w:t xml:space="preserve">algorithm </w:t>
      </w:r>
      <w:commentRangeEnd w:id="260"/>
      <w:r>
        <w:commentReference w:id="260"/>
      </w:r>
      <w:r>
        <w:rPr>
          <w:rFonts w:hint="eastAsia" w:ascii="华文中宋" w:hAnsi="华文中宋" w:eastAsia="华文中宋"/>
          <w:sz w:val="28"/>
          <w:szCs w:val="28"/>
          <w:lang w:val="en-US" w:eastAsia="zh-CN"/>
        </w:rPr>
        <w:t xml:space="preserve">works in two </w:t>
      </w:r>
      <w:commentRangeStart w:id="261"/>
      <w:r>
        <w:rPr>
          <w:rFonts w:hint="eastAsia" w:ascii="华文中宋" w:hAnsi="华文中宋" w:eastAsia="华文中宋"/>
          <w:sz w:val="28"/>
          <w:szCs w:val="28"/>
          <w:lang w:val="en-US" w:eastAsia="zh-CN"/>
        </w:rPr>
        <w:t>phases</w:t>
      </w:r>
      <w:commentRangeEnd w:id="261"/>
      <w:r>
        <w:commentReference w:id="261"/>
      </w:r>
      <w:r>
        <w:rPr>
          <w:rFonts w:hint="eastAsia" w:ascii="华文中宋" w:hAnsi="华文中宋" w:eastAsia="华文中宋"/>
          <w:sz w:val="28"/>
          <w:szCs w:val="28"/>
          <w:lang w:val="en-US" w:eastAsia="zh-CN"/>
        </w:rPr>
        <w:t>: each allocated object is tracked with an additional bit,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该算法分两个阶段进行：每一个分配的对象都跟踪一个额外的bit；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w:t>
      </w:r>
      <w:commentRangeStart w:id="262"/>
      <w:r>
        <w:rPr>
          <w:rFonts w:hint="eastAsia" w:ascii="华文中宋" w:hAnsi="华文中宋" w:eastAsia="华文中宋"/>
          <w:sz w:val="28"/>
          <w:szCs w:val="28"/>
          <w:lang w:val="en-US" w:eastAsia="zh-CN"/>
        </w:rPr>
        <w:t xml:space="preserve">flags </w:t>
      </w:r>
      <w:commentRangeEnd w:id="262"/>
      <w:r>
        <w:commentReference w:id="262"/>
      </w:r>
      <w:r>
        <w:rPr>
          <w:rFonts w:hint="eastAsia" w:ascii="华文中宋" w:hAnsi="华文中宋" w:eastAsia="华文中宋"/>
          <w:sz w:val="28"/>
          <w:szCs w:val="28"/>
          <w:lang w:val="en-US" w:eastAsia="zh-CN"/>
        </w:rPr>
        <w:t>whether the object has been marked or not.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这表示对象是否已被标记。</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These flags </w:t>
      </w:r>
      <w:commentRangeStart w:id="263"/>
      <w:r>
        <w:rPr>
          <w:rFonts w:hint="eastAsia" w:ascii="华文中宋" w:hAnsi="华文中宋" w:eastAsia="华文中宋"/>
          <w:sz w:val="28"/>
          <w:szCs w:val="28"/>
          <w:lang w:val="en-US" w:eastAsia="zh-CN"/>
        </w:rPr>
        <w:t>start off</w:t>
      </w:r>
      <w:commentRangeEnd w:id="263"/>
      <w:r>
        <w:commentReference w:id="263"/>
      </w:r>
      <w:r>
        <w:rPr>
          <w:rFonts w:hint="eastAsia" w:ascii="华文中宋" w:hAnsi="华文中宋" w:eastAsia="华文中宋"/>
          <w:sz w:val="28"/>
          <w:szCs w:val="28"/>
          <w:lang w:val="en-US" w:eastAsia="zh-CN"/>
        </w:rPr>
        <w:t xml:space="preserve"> set to 0(or false);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这些标志开始设置为0（或假）；</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the collection process begins, it marks(set the flag to 1 or true) all objects that are still </w:t>
      </w:r>
      <w:commentRangeStart w:id="264"/>
      <w:r>
        <w:rPr>
          <w:rFonts w:hint="eastAsia" w:ascii="华文中宋" w:hAnsi="华文中宋" w:eastAsia="华文中宋"/>
          <w:sz w:val="28"/>
          <w:szCs w:val="28"/>
          <w:lang w:val="en-US" w:eastAsia="zh-CN"/>
        </w:rPr>
        <w:t xml:space="preserve">reachable </w:t>
      </w:r>
      <w:commentRangeEnd w:id="264"/>
      <w:r>
        <w:commentReference w:id="264"/>
      </w:r>
      <w:r>
        <w:rPr>
          <w:rFonts w:hint="eastAsia" w:ascii="华文中宋" w:hAnsi="华文中宋" w:eastAsia="华文中宋"/>
          <w:sz w:val="28"/>
          <w:szCs w:val="28"/>
          <w:lang w:val="en-US" w:eastAsia="zh-CN"/>
        </w:rPr>
        <w:t>to the program.</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收集过程开始，它会标记（将标志设置为1或true）所有仍可访问程序的对象。</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Either the reachable object is a direct reference, such as static or local </w:t>
      </w:r>
      <w:commentRangeStart w:id="265"/>
      <w:r>
        <w:rPr>
          <w:rFonts w:hint="eastAsia" w:ascii="华文中宋" w:hAnsi="华文中宋" w:eastAsia="华文中宋"/>
          <w:sz w:val="28"/>
          <w:szCs w:val="28"/>
          <w:lang w:val="en-US" w:eastAsia="zh-CN"/>
        </w:rPr>
        <w:t xml:space="preserve">variables </w:t>
      </w:r>
      <w:commentRangeEnd w:id="265"/>
      <w:r>
        <w:commentReference w:id="265"/>
      </w:r>
      <w:r>
        <w:rPr>
          <w:rFonts w:hint="eastAsia" w:ascii="华文中宋" w:hAnsi="华文中宋" w:eastAsia="华文中宋"/>
          <w:sz w:val="28"/>
          <w:szCs w:val="28"/>
          <w:lang w:val="en-US" w:eastAsia="zh-CN"/>
        </w:rPr>
        <w:t>on the stack, or it is an indirect reference through the fields (member data) of other directly accessible objects.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可访问的对象是直接引用，例如堆栈上的静态的或者局部变量，或者通过其他直接可访问的对象上的字段（成员数据）的间接引用。</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this </w:t>
      </w:r>
      <w:commentRangeStart w:id="266"/>
      <w:r>
        <w:rPr>
          <w:rFonts w:hint="eastAsia" w:ascii="华文中宋" w:hAnsi="华文中宋" w:eastAsia="华文中宋"/>
          <w:sz w:val="28"/>
          <w:szCs w:val="28"/>
          <w:lang w:val="en-US" w:eastAsia="zh-CN"/>
        </w:rPr>
        <w:t>way</w:t>
      </w:r>
      <w:commentRangeEnd w:id="266"/>
      <w:r>
        <w:commentReference w:id="266"/>
      </w:r>
      <w:r>
        <w:rPr>
          <w:rFonts w:hint="eastAsia" w:ascii="华文中宋" w:hAnsi="华文中宋" w:eastAsia="华文中宋"/>
          <w:sz w:val="28"/>
          <w:szCs w:val="28"/>
          <w:lang w:val="en-US" w:eastAsia="zh-CN"/>
        </w:rPr>
        <w:t xml:space="preserve">, it is </w:t>
      </w:r>
      <w:commentRangeStart w:id="267"/>
      <w:r>
        <w:rPr>
          <w:rFonts w:hint="eastAsia" w:ascii="华文中宋" w:hAnsi="华文中宋" w:eastAsia="华文中宋"/>
          <w:sz w:val="28"/>
          <w:szCs w:val="28"/>
          <w:lang w:val="en-US" w:eastAsia="zh-CN"/>
        </w:rPr>
        <w:t xml:space="preserve">gathering </w:t>
      </w:r>
      <w:commentRangeEnd w:id="267"/>
      <w:r>
        <w:commentReference w:id="267"/>
      </w:r>
      <w:r>
        <w:rPr>
          <w:rFonts w:hint="eastAsia" w:ascii="华文中宋" w:hAnsi="华文中宋" w:eastAsia="华文中宋"/>
          <w:sz w:val="28"/>
          <w:szCs w:val="28"/>
          <w:lang w:val="en-US" w:eastAsia="zh-CN"/>
        </w:rPr>
        <w:t>a set of objects that are still referenceable.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以这种方式，它正在收集一组仍然可引用的对象。</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second phase </w:t>
      </w:r>
      <w:commentRangeStart w:id="268"/>
      <w:r>
        <w:rPr>
          <w:rFonts w:hint="eastAsia" w:ascii="华文中宋" w:hAnsi="华文中宋" w:eastAsia="华文中宋"/>
          <w:sz w:val="28"/>
          <w:szCs w:val="28"/>
          <w:lang w:val="en-US" w:eastAsia="zh-CN"/>
        </w:rPr>
        <w:t xml:space="preserve">involves </w:t>
      </w:r>
      <w:commentRangeEnd w:id="268"/>
      <w:r>
        <w:commentReference w:id="268"/>
      </w:r>
      <w:commentRangeStart w:id="269"/>
      <w:r>
        <w:rPr>
          <w:rFonts w:hint="eastAsia" w:ascii="华文中宋" w:hAnsi="华文中宋" w:eastAsia="华文中宋"/>
          <w:sz w:val="28"/>
          <w:szCs w:val="28"/>
          <w:lang w:val="en-US" w:eastAsia="zh-CN"/>
        </w:rPr>
        <w:t xml:space="preserve">iterating </w:t>
      </w:r>
      <w:commentRangeEnd w:id="269"/>
      <w:r>
        <w:commentReference w:id="269"/>
      </w:r>
      <w:r>
        <w:rPr>
          <w:rFonts w:hint="eastAsia" w:ascii="华文中宋" w:hAnsi="华文中宋" w:eastAsia="华文中宋"/>
          <w:sz w:val="28"/>
          <w:szCs w:val="28"/>
          <w:lang w:val="en-US" w:eastAsia="zh-CN"/>
        </w:rPr>
        <w:t xml:space="preserve">through </w:t>
      </w:r>
      <w:commentRangeStart w:id="270"/>
      <w:r>
        <w:rPr>
          <w:rFonts w:hint="eastAsia" w:ascii="华文中宋" w:hAnsi="华文中宋" w:eastAsia="华文中宋"/>
          <w:sz w:val="28"/>
          <w:szCs w:val="28"/>
          <w:lang w:val="en-US" w:eastAsia="zh-CN"/>
        </w:rPr>
        <w:t xml:space="preserve">every </w:t>
      </w:r>
      <w:commentRangeEnd w:id="270"/>
      <w:r>
        <w:commentReference w:id="270"/>
      </w:r>
      <w:r>
        <w:rPr>
          <w:rFonts w:hint="eastAsia" w:ascii="华文中宋" w:hAnsi="华文中宋" w:eastAsia="华文中宋"/>
          <w:sz w:val="28"/>
          <w:szCs w:val="28"/>
          <w:lang w:val="en-US" w:eastAsia="zh-CN"/>
        </w:rPr>
        <w:t xml:space="preserve">object reference in the heap(which Mono will have been tracking through the lifetime of the application) and </w:t>
      </w:r>
      <w:commentRangeStart w:id="271"/>
      <w:r>
        <w:rPr>
          <w:rFonts w:hint="eastAsia" w:ascii="华文中宋" w:hAnsi="华文中宋" w:eastAsia="华文中宋"/>
          <w:sz w:val="28"/>
          <w:szCs w:val="28"/>
          <w:lang w:val="en-US" w:eastAsia="zh-CN"/>
        </w:rPr>
        <w:t xml:space="preserve">verifying </w:t>
      </w:r>
      <w:commentRangeEnd w:id="271"/>
      <w:r>
        <w:commentReference w:id="271"/>
      </w:r>
      <w:r>
        <w:rPr>
          <w:rFonts w:hint="eastAsia" w:ascii="华文中宋" w:hAnsi="华文中宋" w:eastAsia="华文中宋"/>
          <w:sz w:val="28"/>
          <w:szCs w:val="28"/>
          <w:lang w:val="en-US" w:eastAsia="zh-CN"/>
        </w:rPr>
        <w:t>whether or not they are marked.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第二个阶段涉及遍历堆中的每个对象引用（mono将在应用的生命周期中追踪）并验证它们是否被标记。</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so, then the object is </w:t>
      </w:r>
      <w:commentRangeStart w:id="272"/>
      <w:r>
        <w:rPr>
          <w:rFonts w:hint="eastAsia" w:ascii="华文中宋" w:hAnsi="华文中宋" w:eastAsia="华文中宋"/>
          <w:sz w:val="28"/>
          <w:szCs w:val="28"/>
          <w:lang w:val="en-US" w:eastAsia="zh-CN"/>
        </w:rPr>
        <w:t>ignored</w:t>
      </w:r>
      <w:commentRangeEnd w:id="272"/>
      <w:r>
        <w:commentReference w:id="272"/>
      </w:r>
      <w:r>
        <w:rPr>
          <w:rFonts w:hint="eastAsia" w:ascii="华文中宋" w:hAnsi="华文中宋" w:eastAsia="华文中宋"/>
          <w:sz w:val="28"/>
          <w:szCs w:val="28"/>
          <w:lang w:val="en-US" w:eastAsia="zh-CN"/>
        </w:rPr>
        <w: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如果是，则忽略该对象。</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if it is not marked, then it is a </w:t>
      </w:r>
      <w:commentRangeStart w:id="273"/>
      <w:r>
        <w:rPr>
          <w:rFonts w:hint="eastAsia" w:ascii="华文中宋" w:hAnsi="华文中宋" w:eastAsia="华文中宋"/>
          <w:sz w:val="28"/>
          <w:szCs w:val="28"/>
          <w:lang w:val="en-US" w:eastAsia="zh-CN"/>
        </w:rPr>
        <w:t xml:space="preserve">candidate </w:t>
      </w:r>
      <w:commentRangeEnd w:id="273"/>
      <w:r>
        <w:commentReference w:id="273"/>
      </w:r>
      <w:r>
        <w:rPr>
          <w:rFonts w:hint="eastAsia" w:ascii="华文中宋" w:hAnsi="华文中宋" w:eastAsia="华文中宋"/>
          <w:sz w:val="28"/>
          <w:szCs w:val="28"/>
          <w:lang w:val="en-US" w:eastAsia="zh-CN"/>
        </w:rPr>
        <w:t>for deallocation.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但是，如果它没有标记，则它是解除分配的候选者。</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During the phase, all marked objects are </w:t>
      </w:r>
      <w:commentRangeStart w:id="274"/>
      <w:r>
        <w:rPr>
          <w:rFonts w:hint="eastAsia" w:ascii="华文中宋" w:hAnsi="华文中宋" w:eastAsia="华文中宋"/>
          <w:sz w:val="28"/>
          <w:szCs w:val="28"/>
          <w:lang w:val="en-US" w:eastAsia="zh-CN"/>
        </w:rPr>
        <w:t xml:space="preserve">skipped </w:t>
      </w:r>
      <w:commentRangeEnd w:id="274"/>
      <w:r>
        <w:commentReference w:id="274"/>
      </w:r>
      <w:r>
        <w:rPr>
          <w:rFonts w:hint="eastAsia" w:ascii="华文中宋" w:hAnsi="华文中宋" w:eastAsia="华文中宋"/>
          <w:sz w:val="28"/>
          <w:szCs w:val="28"/>
          <w:lang w:val="en-US" w:eastAsia="zh-CN"/>
        </w:rPr>
        <w:t>over, but not before setting their flag back to false for the first phase of the next garbage collection.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在这个阶段中，所有标记的对象都被跳过，但是在下一次的垃圾回收器的第一个阶段就将其标志设置为false之前不会被跳过。</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Once the second phase ends, all unmarked objects are deallocated to free space, and then the initial request to create the object is revisited.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一旦第二个阶段结束，所有没有标记的对象被释放空闲空间，然后重新创建对象的初始化请求。</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there is enough space for the object, then it is allocated in that space and </w:t>
      </w:r>
      <w:commentRangeStart w:id="275"/>
      <w:r>
        <w:rPr>
          <w:rFonts w:hint="eastAsia" w:ascii="华文中宋" w:hAnsi="华文中宋" w:eastAsia="华文中宋"/>
          <w:sz w:val="28"/>
          <w:szCs w:val="28"/>
          <w:lang w:val="en-US" w:eastAsia="zh-CN"/>
        </w:rPr>
        <w:t xml:space="preserve">process </w:t>
      </w:r>
      <w:commentRangeEnd w:id="275"/>
      <w:r>
        <w:commentReference w:id="275"/>
      </w:r>
      <w:r>
        <w:rPr>
          <w:rFonts w:hint="eastAsia" w:ascii="华文中宋" w:hAnsi="华文中宋" w:eastAsia="华文中宋"/>
          <w:sz w:val="28"/>
          <w:szCs w:val="28"/>
          <w:lang w:val="en-US" w:eastAsia="zh-CN"/>
        </w:rPr>
        <w:t>ends.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如果这个对象有足够的空间，则在该空间中分配，并且到进程结束。</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if not, then it must allocate a new block for the heap by requesting it from the Operating System, at which point the memory allocation request can finally be completed.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但是，如果没有，那么必须从操作系统中请求分配一块新的堆内存。此时最终可以完成内存分配请求。</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an </w:t>
      </w:r>
      <w:commentRangeStart w:id="276"/>
      <w:r>
        <w:rPr>
          <w:rFonts w:hint="eastAsia" w:ascii="华文中宋" w:hAnsi="华文中宋" w:eastAsia="华文中宋"/>
          <w:sz w:val="28"/>
          <w:szCs w:val="28"/>
          <w:lang w:val="en-US" w:eastAsia="zh-CN"/>
        </w:rPr>
        <w:t xml:space="preserve">ideal </w:t>
      </w:r>
      <w:commentRangeEnd w:id="276"/>
      <w:r>
        <w:commentReference w:id="276"/>
      </w:r>
      <w:r>
        <w:rPr>
          <w:rFonts w:hint="eastAsia" w:ascii="华文中宋" w:hAnsi="华文中宋" w:eastAsia="华文中宋"/>
          <w:sz w:val="28"/>
          <w:szCs w:val="28"/>
          <w:lang w:val="en-US" w:eastAsia="zh-CN"/>
        </w:rPr>
        <w:t xml:space="preserve">world, where we only keep allocating and deallocating objects but only a </w:t>
      </w:r>
      <w:commentRangeStart w:id="277"/>
      <w:r>
        <w:rPr>
          <w:rFonts w:hint="eastAsia" w:ascii="华文中宋" w:hAnsi="华文中宋" w:eastAsia="华文中宋"/>
          <w:sz w:val="28"/>
          <w:szCs w:val="28"/>
          <w:lang w:val="en-US" w:eastAsia="zh-CN"/>
        </w:rPr>
        <w:t xml:space="preserve">finite </w:t>
      </w:r>
      <w:commentRangeEnd w:id="277"/>
      <w:r>
        <w:commentReference w:id="277"/>
      </w:r>
      <w:r>
        <w:rPr>
          <w:rFonts w:hint="eastAsia" w:ascii="华文中宋" w:hAnsi="华文中宋" w:eastAsia="华文中宋"/>
          <w:sz w:val="28"/>
          <w:szCs w:val="28"/>
          <w:lang w:val="en-US" w:eastAsia="zh-CN"/>
        </w:rPr>
        <w:t xml:space="preserve">number of them exist at once, the heap would </w:t>
      </w:r>
      <w:commentRangeStart w:id="278"/>
      <w:r>
        <w:rPr>
          <w:rFonts w:hint="eastAsia" w:ascii="华文中宋" w:hAnsi="华文中宋" w:eastAsia="华文中宋"/>
          <w:sz w:val="28"/>
          <w:szCs w:val="28"/>
          <w:lang w:val="en-US" w:eastAsia="zh-CN"/>
        </w:rPr>
        <w:t xml:space="preserve">maintain </w:t>
      </w:r>
      <w:commentRangeEnd w:id="278"/>
      <w:r>
        <w:commentReference w:id="278"/>
      </w:r>
      <w:r>
        <w:rPr>
          <w:rFonts w:hint="eastAsia" w:ascii="华文中宋" w:hAnsi="华文中宋" w:eastAsia="华文中宋"/>
          <w:sz w:val="28"/>
          <w:szCs w:val="28"/>
          <w:lang w:val="en-US" w:eastAsia="zh-CN"/>
        </w:rPr>
        <w:t xml:space="preserve">a </w:t>
      </w:r>
      <w:commentRangeStart w:id="279"/>
      <w:r>
        <w:rPr>
          <w:rFonts w:hint="eastAsia" w:ascii="华文中宋" w:hAnsi="华文中宋" w:eastAsia="华文中宋"/>
          <w:sz w:val="28"/>
          <w:szCs w:val="28"/>
          <w:lang w:val="en-US" w:eastAsia="zh-CN"/>
        </w:rPr>
        <w:t xml:space="preserve">constant </w:t>
      </w:r>
      <w:commentRangeEnd w:id="279"/>
      <w:r>
        <w:commentReference w:id="279"/>
      </w:r>
      <w:r>
        <w:rPr>
          <w:rFonts w:hint="eastAsia" w:ascii="华文中宋" w:hAnsi="华文中宋" w:eastAsia="华文中宋"/>
          <w:sz w:val="28"/>
          <w:szCs w:val="28"/>
          <w:lang w:val="en-US" w:eastAsia="zh-CN"/>
        </w:rPr>
        <w:t>size because there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always enough space to </w:t>
      </w:r>
      <w:commentRangeStart w:id="280"/>
      <w:r>
        <w:rPr>
          <w:rFonts w:hint="eastAsia" w:ascii="华文中宋" w:hAnsi="华文中宋" w:eastAsia="华文中宋"/>
          <w:sz w:val="28"/>
          <w:szCs w:val="28"/>
          <w:lang w:val="en-US" w:eastAsia="zh-CN"/>
        </w:rPr>
        <w:t xml:space="preserve">fit </w:t>
      </w:r>
      <w:commentRangeEnd w:id="280"/>
      <w:r>
        <w:commentReference w:id="280"/>
      </w:r>
      <w:r>
        <w:rPr>
          <w:rFonts w:hint="eastAsia" w:ascii="华文中宋" w:hAnsi="华文中宋" w:eastAsia="华文中宋"/>
          <w:sz w:val="28"/>
          <w:szCs w:val="28"/>
          <w:lang w:val="en-US" w:eastAsia="zh-CN"/>
        </w:rPr>
        <w:t>the object.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在理想的世界中，我们只保持分配和释放对象，但是只同时存在有限数量的对象，堆将保持一个恒定的大小，因为总有足够的空间来容纳对象。</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all objects in an application are rarely deallocated in the same order they were allocated, and even more rarely do they all have the same size in memory.</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然而，应用程序中所有的对象很少按照分配的顺序释放，，并且更少在内存中具有相同的大小。</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leads to memory </w:t>
      </w:r>
      <w:commentRangeStart w:id="281"/>
      <w:r>
        <w:rPr>
          <w:rFonts w:hint="eastAsia" w:ascii="华文中宋" w:hAnsi="华文中宋" w:eastAsia="华文中宋"/>
          <w:sz w:val="28"/>
          <w:szCs w:val="28"/>
          <w:lang w:val="en-US" w:eastAsia="zh-CN"/>
        </w:rPr>
        <w:t>fragmentation</w:t>
      </w:r>
      <w:commentRangeEnd w:id="281"/>
      <w:r>
        <w:commentReference w:id="281"/>
      </w:r>
      <w:r>
        <w:rPr>
          <w:rFonts w:hint="eastAsia" w:ascii="华文中宋" w:hAnsi="华文中宋" w:eastAsia="华文中宋"/>
          <w:sz w:val="28"/>
          <w:szCs w:val="28"/>
          <w:lang w:val="en-US" w:eastAsia="zh-CN"/>
        </w:rPr>
        <w: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这会导致内存碎片化。</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Memory fragmentation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内存碎片</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Fragmentation </w:t>
      </w:r>
      <w:commentRangeStart w:id="282"/>
      <w:r>
        <w:rPr>
          <w:rFonts w:hint="eastAsia" w:ascii="华文中宋" w:hAnsi="华文中宋" w:eastAsia="华文中宋"/>
          <w:sz w:val="28"/>
          <w:szCs w:val="28"/>
          <w:lang w:val="en-US" w:eastAsia="zh-CN"/>
        </w:rPr>
        <w:t xml:space="preserve">occurs </w:t>
      </w:r>
      <w:commentRangeEnd w:id="282"/>
      <w:r>
        <w:commentReference w:id="282"/>
      </w:r>
      <w:r>
        <w:rPr>
          <w:rFonts w:hint="eastAsia" w:ascii="华文中宋" w:hAnsi="华文中宋" w:eastAsia="华文中宋"/>
          <w:sz w:val="28"/>
          <w:szCs w:val="28"/>
          <w:lang w:val="en-US" w:eastAsia="zh-CN"/>
        </w:rPr>
        <w:t>when objects are allocated and deallocated in different orders.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当以不同的顺序分配和释放对象是会产生碎片。</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is best explained through an example.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示例是最好的解释；</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283"/>
      <w:r>
        <w:rPr>
          <w:rFonts w:hint="eastAsia" w:ascii="华文中宋" w:hAnsi="华文中宋" w:eastAsia="华文中宋"/>
          <w:sz w:val="28"/>
          <w:szCs w:val="28"/>
          <w:lang w:val="en-US" w:eastAsia="zh-CN"/>
        </w:rPr>
        <w:t xml:space="preserve">following </w:t>
      </w:r>
      <w:commentRangeEnd w:id="283"/>
      <w:r>
        <w:commentReference w:id="283"/>
      </w:r>
      <w:r>
        <w:rPr>
          <w:rFonts w:hint="eastAsia" w:ascii="华文中宋" w:hAnsi="华文中宋" w:eastAsia="华文中宋"/>
          <w:sz w:val="28"/>
          <w:szCs w:val="28"/>
          <w:lang w:val="en-US" w:eastAsia="zh-CN"/>
        </w:rPr>
        <w:t xml:space="preserve">shows four </w:t>
      </w:r>
      <w:commentRangeStart w:id="284"/>
      <w:r>
        <w:rPr>
          <w:rFonts w:hint="eastAsia" w:ascii="华文中宋" w:hAnsi="华文中宋" w:eastAsia="华文中宋"/>
          <w:sz w:val="28"/>
          <w:szCs w:val="28"/>
          <w:lang w:val="en-US" w:eastAsia="zh-CN"/>
        </w:rPr>
        <w:t xml:space="preserve">stages </w:t>
      </w:r>
      <w:commentRangeEnd w:id="284"/>
      <w:r>
        <w:commentReference w:id="284"/>
      </w:r>
      <w:r>
        <w:rPr>
          <w:rFonts w:hint="eastAsia" w:ascii="华文中宋" w:hAnsi="华文中宋" w:eastAsia="华文中宋"/>
          <w:sz w:val="28"/>
          <w:szCs w:val="28"/>
          <w:lang w:val="en-US" w:eastAsia="zh-CN"/>
        </w:rPr>
        <w:t xml:space="preserve">of memory allocation within a </w:t>
      </w:r>
      <w:commentRangeStart w:id="285"/>
      <w:r>
        <w:rPr>
          <w:rFonts w:hint="eastAsia" w:ascii="华文中宋" w:hAnsi="华文中宋" w:eastAsia="华文中宋"/>
          <w:sz w:val="28"/>
          <w:szCs w:val="28"/>
          <w:lang w:val="en-US" w:eastAsia="zh-CN"/>
        </w:rPr>
        <w:t xml:space="preserve">typical </w:t>
      </w:r>
      <w:commentRangeEnd w:id="285"/>
      <w:r>
        <w:commentReference w:id="285"/>
      </w:r>
      <w:r>
        <w:rPr>
          <w:rFonts w:hint="eastAsia" w:ascii="华文中宋" w:hAnsi="华文中宋" w:eastAsia="华文中宋"/>
          <w:sz w:val="28"/>
          <w:szCs w:val="28"/>
          <w:lang w:val="en-US" w:eastAsia="zh-CN"/>
        </w:rPr>
        <w:t>heap memory space:</w:t>
      </w:r>
    </w:p>
    <w:p>
      <w:pPr>
        <w:ind w:left="210" w:hanging="210" w:hangingChars="100"/>
        <w:jc w:val="left"/>
        <w:rPr>
          <w:rFonts w:hint="eastAsia" w:ascii="华文中宋" w:hAnsi="华文中宋" w:eastAsia="华文中宋"/>
          <w:sz w:val="28"/>
          <w:szCs w:val="28"/>
          <w:lang w:val="en-US" w:eastAsia="zh-CN"/>
        </w:rPr>
      </w:pPr>
      <w:r>
        <w:drawing>
          <wp:inline distT="0" distB="0" distL="114300" distR="114300">
            <wp:extent cx="5269230" cy="2620010"/>
            <wp:effectExtent l="0" t="0" r="762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9230" cy="2620010"/>
                    </a:xfrm>
                    <a:prstGeom prst="rect">
                      <a:avLst/>
                    </a:prstGeom>
                    <a:noFill/>
                    <a:ln w="9525">
                      <a:noFill/>
                    </a:ln>
                  </pic:spPr>
                </pic:pic>
              </a:graphicData>
            </a:graphic>
          </wp:inline>
        </w:drawing>
      </w:r>
      <w:r>
        <w:rPr>
          <w:rFonts w:hint="eastAsia" w:ascii="华文中宋" w:hAnsi="华文中宋" w:eastAsia="华文中宋"/>
          <w:sz w:val="28"/>
          <w:szCs w:val="28"/>
          <w:lang w:val="en-US" w:eastAsia="zh-CN"/>
        </w:rPr>
        <w:t>以下显示了典型地堆内存中间中的四个内存分配阶段。</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Here is how the memory allocation takes place:</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以下是内存分配的方式：</w:t>
      </w:r>
      <w:r>
        <w:rPr>
          <w:rFonts w:hint="eastAsia" w:ascii="华文中宋" w:hAnsi="华文中宋" w:eastAsia="华文中宋"/>
          <w:sz w:val="28"/>
          <w:szCs w:val="28"/>
          <w:lang w:val="en-US" w:eastAsia="zh-CN"/>
        </w:rPr>
        <w:br w:type="textWrapping"/>
      </w:r>
      <w:r>
        <w:rPr>
          <w:rFonts w:hint="eastAsia" w:ascii="华文中宋" w:hAnsi="华文中宋" w:eastAsia="华文中宋"/>
          <w:sz w:val="28"/>
          <w:szCs w:val="28"/>
          <w:lang w:val="en-US" w:eastAsia="zh-CN"/>
        </w:rPr>
        <w:t>1.We start with an empty heap space(1).</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我们从一个空堆空间开始（1）。</w:t>
      </w:r>
    </w:p>
    <w:p>
      <w:pPr>
        <w:numPr>
          <w:ilvl w:val="0"/>
          <w:numId w:val="1"/>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then allocate four objects on the heap,A,B,C and D, each sized at 64 bytes(2).</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我们在堆中分配四个对象，A,B,C和D,每一个的大小都是64字节(2)</w:t>
      </w:r>
    </w:p>
    <w:p>
      <w:pPr>
        <w:numPr>
          <w:ilvl w:val="0"/>
          <w:numId w:val="1"/>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At some later time, we deallocate two of the objects A and C(3).</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稍后，我们释放A和C两个对象。</w:t>
      </w:r>
    </w:p>
    <w:p>
      <w:pPr>
        <w:numPr>
          <w:ilvl w:val="0"/>
          <w:numId w:val="1"/>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technically frees 128 bytes </w:t>
      </w:r>
      <w:commentRangeStart w:id="286"/>
      <w:r>
        <w:rPr>
          <w:rFonts w:hint="eastAsia" w:ascii="华文中宋" w:hAnsi="华文中宋" w:eastAsia="华文中宋"/>
          <w:sz w:val="28"/>
          <w:szCs w:val="28"/>
          <w:lang w:val="en-US" w:eastAsia="zh-CN"/>
        </w:rPr>
        <w:t xml:space="preserve">worth </w:t>
      </w:r>
      <w:commentRangeEnd w:id="286"/>
      <w:r>
        <w:commentReference w:id="286"/>
      </w:r>
      <w:r>
        <w:rPr>
          <w:rFonts w:hint="eastAsia" w:ascii="华文中宋" w:hAnsi="华文中宋" w:eastAsia="华文中宋"/>
          <w:sz w:val="28"/>
          <w:szCs w:val="28"/>
          <w:lang w:val="en-US" w:eastAsia="zh-CN"/>
        </w:rPr>
        <w:t xml:space="preserve">of space, but since the objects were not </w:t>
      </w:r>
      <w:commentRangeStart w:id="287"/>
      <w:r>
        <w:rPr>
          <w:rFonts w:hint="eastAsia" w:ascii="华文中宋" w:hAnsi="华文中宋" w:eastAsia="华文中宋"/>
          <w:sz w:val="28"/>
          <w:szCs w:val="28"/>
          <w:lang w:val="en-US" w:eastAsia="zh-CN"/>
        </w:rPr>
        <w:t>contiguous</w:t>
      </w:r>
      <w:commentRangeEnd w:id="287"/>
      <w:r>
        <w:commentReference w:id="287"/>
      </w:r>
      <w:r>
        <w:rPr>
          <w:rFonts w:hint="eastAsia" w:ascii="华文中宋" w:hAnsi="华文中宋" w:eastAsia="华文中宋"/>
          <w:sz w:val="28"/>
          <w:szCs w:val="28"/>
          <w:lang w:val="en-US" w:eastAsia="zh-CN"/>
        </w:rPr>
        <w:t>(</w:t>
      </w:r>
      <w:commentRangeStart w:id="288"/>
      <w:r>
        <w:rPr>
          <w:rFonts w:hint="eastAsia" w:ascii="华文中宋" w:hAnsi="华文中宋" w:eastAsia="华文中宋"/>
          <w:sz w:val="28"/>
          <w:szCs w:val="28"/>
          <w:lang w:val="en-US" w:eastAsia="zh-CN"/>
        </w:rPr>
        <w:t xml:space="preserve">adjoining </w:t>
      </w:r>
      <w:commentRangeEnd w:id="288"/>
      <w:r>
        <w:commentReference w:id="288"/>
      </w:r>
      <w:commentRangeStart w:id="289"/>
      <w:r>
        <w:rPr>
          <w:rFonts w:hint="eastAsia" w:ascii="华文中宋" w:hAnsi="华文中宋" w:eastAsia="华文中宋"/>
          <w:sz w:val="28"/>
          <w:szCs w:val="28"/>
          <w:lang w:val="en-US" w:eastAsia="zh-CN"/>
        </w:rPr>
        <w:t>neighbors</w:t>
      </w:r>
      <w:commentRangeEnd w:id="289"/>
      <w:r>
        <w:commentReference w:id="289"/>
      </w:r>
      <w:r>
        <w:rPr>
          <w:rFonts w:hint="eastAsia" w:ascii="华文中宋" w:hAnsi="华文中宋" w:eastAsia="华文中宋"/>
          <w:sz w:val="28"/>
          <w:szCs w:val="28"/>
          <w:lang w:val="en-US" w:eastAsia="zh-CN"/>
        </w:rPr>
        <w:t xml:space="preserve">) in memory. If, at some point later,we wish to allocate a new object that is larger than 64 bytes(4), then we cannot use the space that was </w:t>
      </w:r>
      <w:commentRangeStart w:id="290"/>
      <w:r>
        <w:rPr>
          <w:rFonts w:hint="eastAsia" w:ascii="华文中宋" w:hAnsi="华文中宋" w:eastAsia="华文中宋"/>
          <w:sz w:val="28"/>
          <w:szCs w:val="28"/>
          <w:lang w:val="en-US" w:eastAsia="zh-CN"/>
        </w:rPr>
        <w:t xml:space="preserve">previously </w:t>
      </w:r>
      <w:commentRangeEnd w:id="290"/>
      <w:r>
        <w:commentReference w:id="290"/>
      </w:r>
      <w:commentRangeStart w:id="291"/>
      <w:r>
        <w:rPr>
          <w:rFonts w:hint="eastAsia" w:ascii="华文中宋" w:hAnsi="华文中宋" w:eastAsia="华文中宋"/>
          <w:sz w:val="28"/>
          <w:szCs w:val="28"/>
          <w:lang w:val="en-US" w:eastAsia="zh-CN"/>
        </w:rPr>
        <w:t xml:space="preserve">freed </w:t>
      </w:r>
      <w:commentRangeEnd w:id="291"/>
      <w:r>
        <w:commentReference w:id="291"/>
      </w:r>
      <w:r>
        <w:rPr>
          <w:rFonts w:hint="eastAsia" w:ascii="华文中宋" w:hAnsi="华文中宋" w:eastAsia="华文中宋"/>
          <w:sz w:val="28"/>
          <w:szCs w:val="28"/>
          <w:lang w:val="en-US" w:eastAsia="zh-CN"/>
        </w:rPr>
        <w:t xml:space="preserve">by objects A and C, since neither is </w:t>
      </w:r>
      <w:commentRangeStart w:id="292"/>
      <w:r>
        <w:rPr>
          <w:rFonts w:hint="eastAsia" w:ascii="华文中宋" w:hAnsi="华文中宋" w:eastAsia="华文中宋"/>
          <w:sz w:val="28"/>
          <w:szCs w:val="28"/>
          <w:lang w:val="en-US" w:eastAsia="zh-CN"/>
        </w:rPr>
        <w:t xml:space="preserve">individually </w:t>
      </w:r>
      <w:commentRangeEnd w:id="292"/>
      <w:r>
        <w:commentReference w:id="292"/>
      </w:r>
      <w:r>
        <w:rPr>
          <w:rFonts w:hint="eastAsia" w:ascii="华文中宋" w:hAnsi="华文中宋" w:eastAsia="华文中宋"/>
          <w:sz w:val="28"/>
          <w:szCs w:val="28"/>
          <w:lang w:val="en-US" w:eastAsia="zh-CN"/>
        </w:rPr>
        <w:t xml:space="preserve">large enough to fit the new object(object must always </w:t>
      </w:r>
      <w:commentRangeStart w:id="293"/>
      <w:r>
        <w:rPr>
          <w:rFonts w:hint="eastAsia" w:ascii="华文中宋" w:hAnsi="华文中宋" w:eastAsia="华文中宋"/>
          <w:sz w:val="28"/>
          <w:szCs w:val="28"/>
          <w:lang w:val="en-US" w:eastAsia="zh-CN"/>
        </w:rPr>
        <w:t xml:space="preserve">consume </w:t>
      </w:r>
      <w:commentRangeEnd w:id="293"/>
      <w:r>
        <w:commentReference w:id="293"/>
      </w:r>
      <w:r>
        <w:rPr>
          <w:rFonts w:hint="eastAsia" w:ascii="华文中宋" w:hAnsi="华文中宋" w:eastAsia="华文中宋"/>
          <w:sz w:val="28"/>
          <w:szCs w:val="28"/>
          <w:lang w:val="en-US" w:eastAsia="zh-CN"/>
        </w:rPr>
        <w:t>contiguous memory space).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这在技术上可以释放128个字节的空间，但由于这些对象在内存中不是连续的（相邻的邻居）。 如果稍后我们希望分配一个大于64字节（4）的新对象，那么我们就不能使用先前由对象A和C释放的空间，因为它们都不足以大到足以适应新的对象。 object（对象必须始终消耗连续的内存空间）。</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Therefore, the new object must be allocated in the next available 128 contiguous bytes in the heap space.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因此，新对象必须在堆空间中的下一个可用的128相邻字节中分配。</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Over time, our heap memory will become riddled with more and more, smaller and smaller empty spaces such as these, as objects of different sizes are deallocated, and then fit within.</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随着时间的推移，我们的使用的堆内存将会越来越大，空的内存空间会越来越小，不同大小的对象释放，然后刚好合适。</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smaller these </w:t>
      </w:r>
      <w:commentRangeStart w:id="294"/>
      <w:r>
        <w:rPr>
          <w:rFonts w:hint="eastAsia" w:ascii="华文中宋" w:hAnsi="华文中宋" w:eastAsia="华文中宋"/>
          <w:sz w:val="28"/>
          <w:szCs w:val="28"/>
          <w:lang w:val="en-US" w:eastAsia="zh-CN"/>
        </w:rPr>
        <w:t xml:space="preserve">regions </w:t>
      </w:r>
      <w:commentRangeEnd w:id="294"/>
      <w:r>
        <w:commentReference w:id="294"/>
      </w:r>
      <w:r>
        <w:rPr>
          <w:rFonts w:hint="eastAsia" w:ascii="华文中宋" w:hAnsi="华文中宋" w:eastAsia="华文中宋"/>
          <w:sz w:val="28"/>
          <w:szCs w:val="28"/>
          <w:lang w:val="en-US" w:eastAsia="zh-CN"/>
        </w:rPr>
        <w:t>become, the less usable they are for new memory allocations.</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这些区域越小，新内存分配的可用性就越小。</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To use an </w:t>
      </w:r>
      <w:commentRangeStart w:id="295"/>
      <w:r>
        <w:rPr>
          <w:rFonts w:hint="eastAsia" w:ascii="华文中宋" w:hAnsi="华文中宋" w:eastAsia="华文中宋"/>
          <w:sz w:val="28"/>
          <w:szCs w:val="28"/>
          <w:lang w:val="en-US" w:eastAsia="zh-CN"/>
        </w:rPr>
        <w:t>analogy</w:t>
      </w:r>
      <w:commentRangeEnd w:id="295"/>
      <w:r>
        <w:commentReference w:id="295"/>
      </w:r>
      <w:r>
        <w:rPr>
          <w:rFonts w:hint="eastAsia" w:ascii="华文中宋" w:hAnsi="华文中宋" w:eastAsia="华文中宋"/>
          <w:sz w:val="28"/>
          <w:szCs w:val="28"/>
          <w:lang w:val="en-US" w:eastAsia="zh-CN"/>
        </w:rPr>
        <w:t xml:space="preserve">, the memory space begins to </w:t>
      </w:r>
      <w:commentRangeStart w:id="296"/>
      <w:r>
        <w:rPr>
          <w:rFonts w:hint="eastAsia" w:ascii="华文中宋" w:hAnsi="华文中宋" w:eastAsia="华文中宋"/>
          <w:sz w:val="28"/>
          <w:szCs w:val="28"/>
          <w:lang w:val="en-US" w:eastAsia="zh-CN"/>
        </w:rPr>
        <w:t xml:space="preserve">resemble </w:t>
      </w:r>
      <w:commentRangeEnd w:id="296"/>
      <w:r>
        <w:commentReference w:id="296"/>
      </w:r>
      <w:r>
        <w:rPr>
          <w:rFonts w:hint="eastAsia" w:ascii="华文中宋" w:hAnsi="华文中宋" w:eastAsia="华文中宋"/>
          <w:sz w:val="28"/>
          <w:szCs w:val="28"/>
          <w:lang w:val="en-US" w:eastAsia="zh-CN"/>
        </w:rPr>
        <w:t xml:space="preserve">Swiss cheese with many small </w:t>
      </w:r>
      <w:commentRangeStart w:id="297"/>
      <w:r>
        <w:rPr>
          <w:rFonts w:hint="eastAsia" w:ascii="华文中宋" w:hAnsi="华文中宋" w:eastAsia="华文中宋"/>
          <w:sz w:val="28"/>
          <w:szCs w:val="28"/>
          <w:lang w:val="en-US" w:eastAsia="zh-CN"/>
        </w:rPr>
        <w:t xml:space="preserve">holes </w:t>
      </w:r>
      <w:commentRangeEnd w:id="297"/>
      <w:r>
        <w:commentReference w:id="297"/>
      </w:r>
      <w:r>
        <w:rPr>
          <w:rFonts w:hint="eastAsia" w:ascii="华文中宋" w:hAnsi="华文中宋" w:eastAsia="华文中宋"/>
          <w:sz w:val="28"/>
          <w:szCs w:val="28"/>
          <w:lang w:val="en-US" w:eastAsia="zh-CN"/>
        </w:rPr>
        <w:t xml:space="preserve">that become </w:t>
      </w:r>
      <w:commentRangeStart w:id="298"/>
      <w:r>
        <w:rPr>
          <w:rFonts w:hint="eastAsia" w:ascii="华文中宋" w:hAnsi="华文中宋" w:eastAsia="华文中宋"/>
          <w:sz w:val="28"/>
          <w:szCs w:val="28"/>
          <w:lang w:val="en-US" w:eastAsia="zh-CN"/>
        </w:rPr>
        <w:t xml:space="preserve">unusable </w:t>
      </w:r>
      <w:commentRangeEnd w:id="298"/>
      <w:r>
        <w:commentReference w:id="298"/>
      </w:r>
      <w:r>
        <w:rPr>
          <w:rFonts w:hint="eastAsia" w:ascii="华文中宋" w:hAnsi="华文中宋" w:eastAsia="华文中宋"/>
          <w:sz w:val="28"/>
          <w:szCs w:val="28"/>
          <w:lang w:val="en-US" w:eastAsia="zh-CN"/>
        </w:rPr>
        <w:t>to us.</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使用类比，内存空间开始类似瑞士奶酪，有许多小洞，使我们无法使用。</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the </w:t>
      </w:r>
      <w:commentRangeStart w:id="299"/>
      <w:r>
        <w:rPr>
          <w:rFonts w:hint="eastAsia" w:ascii="华文中宋" w:hAnsi="华文中宋" w:eastAsia="华文中宋"/>
          <w:sz w:val="28"/>
          <w:szCs w:val="28"/>
          <w:lang w:val="en-US" w:eastAsia="zh-CN"/>
        </w:rPr>
        <w:t xml:space="preserve">absence </w:t>
      </w:r>
      <w:commentRangeEnd w:id="299"/>
      <w:r>
        <w:commentReference w:id="299"/>
      </w:r>
      <w:r>
        <w:rPr>
          <w:rFonts w:hint="eastAsia" w:ascii="华文中宋" w:hAnsi="华文中宋" w:eastAsia="华文中宋"/>
          <w:sz w:val="28"/>
          <w:szCs w:val="28"/>
          <w:lang w:val="en-US" w:eastAsia="zh-CN"/>
        </w:rPr>
        <w:t>of background techniques that automatically clean up this fragmentation, this effect would occur in literally any memory space-RAM, heap space, and even hard drives-which are just larger, slower, and more permanent memory storage areas(this is why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a good idea to defragment our hard drives from time-to-time!).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在没有自动清理这种碎片的背景技术的情况下，这种效果会出现在任何内存空间 - 内存空间，堆空间甚至硬盘驱动器中 - 这些只是更大，更慢，更永久的内存存储区域（这就是为什么 不时对我们的硬盘进行碎片整理是个好主意！）。</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Memory fragmentation </w:t>
      </w:r>
      <w:commentRangeStart w:id="300"/>
      <w:r>
        <w:rPr>
          <w:rFonts w:hint="eastAsia" w:ascii="华文中宋" w:hAnsi="华文中宋" w:eastAsia="华文中宋"/>
          <w:sz w:val="28"/>
          <w:szCs w:val="28"/>
          <w:lang w:val="en-US" w:eastAsia="zh-CN"/>
        </w:rPr>
        <w:t xml:space="preserve">causes </w:t>
      </w:r>
      <w:commentRangeEnd w:id="300"/>
      <w:r>
        <w:commentReference w:id="300"/>
      </w:r>
      <w:r>
        <w:rPr>
          <w:rFonts w:hint="eastAsia" w:ascii="华文中宋" w:hAnsi="华文中宋" w:eastAsia="华文中宋"/>
          <w:sz w:val="28"/>
          <w:szCs w:val="28"/>
          <w:lang w:val="en-US" w:eastAsia="zh-CN"/>
        </w:rPr>
        <w:t>two problems.</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内存碎片会导致两个问题。</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Firstly,it </w:t>
      </w:r>
      <w:commentRangeStart w:id="301"/>
      <w:r>
        <w:rPr>
          <w:rFonts w:hint="eastAsia" w:ascii="华文中宋" w:hAnsi="华文中宋" w:eastAsia="华文中宋"/>
          <w:sz w:val="28"/>
          <w:szCs w:val="28"/>
          <w:lang w:val="en-US" w:eastAsia="zh-CN"/>
        </w:rPr>
        <w:t xml:space="preserve">effectively </w:t>
      </w:r>
      <w:commentRangeEnd w:id="301"/>
      <w:r>
        <w:commentReference w:id="301"/>
      </w:r>
      <w:commentRangeStart w:id="302"/>
      <w:r>
        <w:rPr>
          <w:rFonts w:hint="eastAsia" w:ascii="华文中宋" w:hAnsi="华文中宋" w:eastAsia="华文中宋"/>
          <w:sz w:val="28"/>
          <w:szCs w:val="28"/>
          <w:lang w:val="en-US" w:eastAsia="zh-CN"/>
        </w:rPr>
        <w:t xml:space="preserve">reduces </w:t>
      </w:r>
      <w:commentRangeEnd w:id="302"/>
      <w:r>
        <w:commentReference w:id="302"/>
      </w:r>
      <w:r>
        <w:rPr>
          <w:rFonts w:hint="eastAsia" w:ascii="华文中宋" w:hAnsi="华文中宋" w:eastAsia="华文中宋"/>
          <w:sz w:val="28"/>
          <w:szCs w:val="28"/>
          <w:lang w:val="en-US" w:eastAsia="zh-CN"/>
        </w:rPr>
        <w:t xml:space="preserve">the total usable memory space for new objects over long </w:t>
      </w:r>
      <w:commentRangeStart w:id="303"/>
      <w:r>
        <w:rPr>
          <w:rFonts w:hint="eastAsia" w:ascii="华文中宋" w:hAnsi="华文中宋" w:eastAsia="华文中宋"/>
          <w:sz w:val="28"/>
          <w:szCs w:val="28"/>
          <w:lang w:val="en-US" w:eastAsia="zh-CN"/>
        </w:rPr>
        <w:t xml:space="preserve">periods </w:t>
      </w:r>
      <w:commentRangeEnd w:id="303"/>
      <w:r>
        <w:commentReference w:id="303"/>
      </w:r>
      <w:r>
        <w:rPr>
          <w:rFonts w:hint="eastAsia" w:ascii="华文中宋" w:hAnsi="华文中宋" w:eastAsia="华文中宋"/>
          <w:sz w:val="28"/>
          <w:szCs w:val="28"/>
          <w:lang w:val="en-US" w:eastAsia="zh-CN"/>
        </w:rPr>
        <w:t xml:space="preserve">of time, depending on the </w:t>
      </w:r>
      <w:commentRangeStart w:id="304"/>
      <w:r>
        <w:rPr>
          <w:rFonts w:hint="eastAsia" w:ascii="华文中宋" w:hAnsi="华文中宋" w:eastAsia="华文中宋"/>
          <w:sz w:val="28"/>
          <w:szCs w:val="28"/>
          <w:lang w:val="en-US" w:eastAsia="zh-CN"/>
        </w:rPr>
        <w:t xml:space="preserve">frequency </w:t>
      </w:r>
      <w:commentRangeEnd w:id="304"/>
      <w:r>
        <w:commentReference w:id="304"/>
      </w:r>
      <w:r>
        <w:rPr>
          <w:rFonts w:hint="eastAsia" w:ascii="华文中宋" w:hAnsi="华文中宋" w:eastAsia="华文中宋"/>
          <w:sz w:val="28"/>
          <w:szCs w:val="28"/>
          <w:lang w:val="en-US" w:eastAsia="zh-CN"/>
        </w:rPr>
        <w:t>of allocations and deallocations.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第一个，它根据分配和释放内存的频率，在长时间内有效的减少了新对象的总可用内存空间。</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Secondly, it makes new allocations take longer to resolve, due to the </w:t>
      </w:r>
      <w:commentRangeStart w:id="305"/>
      <w:r>
        <w:rPr>
          <w:rFonts w:hint="eastAsia" w:ascii="华文中宋" w:hAnsi="华文中宋" w:eastAsia="华文中宋"/>
          <w:sz w:val="28"/>
          <w:szCs w:val="28"/>
          <w:lang w:val="en-US" w:eastAsia="zh-CN"/>
        </w:rPr>
        <w:t xml:space="preserve">extra </w:t>
      </w:r>
      <w:commentRangeEnd w:id="305"/>
      <w:r>
        <w:commentReference w:id="305"/>
      </w:r>
      <w:r>
        <w:rPr>
          <w:rFonts w:hint="eastAsia" w:ascii="华文中宋" w:hAnsi="华文中宋" w:eastAsia="华文中宋"/>
          <w:sz w:val="28"/>
          <w:szCs w:val="28"/>
          <w:lang w:val="en-US" w:eastAsia="zh-CN"/>
        </w:rPr>
        <w:t xml:space="preserve">time it takes to find a new memory space large enough to </w:t>
      </w:r>
      <w:commentRangeStart w:id="306"/>
      <w:r>
        <w:rPr>
          <w:rFonts w:hint="eastAsia" w:ascii="华文中宋" w:hAnsi="华文中宋" w:eastAsia="华文中宋"/>
          <w:sz w:val="28"/>
          <w:szCs w:val="28"/>
          <w:lang w:val="en-US" w:eastAsia="zh-CN"/>
        </w:rPr>
        <w:t xml:space="preserve">fit </w:t>
      </w:r>
      <w:commentRangeEnd w:id="306"/>
      <w:r>
        <w:commentReference w:id="306"/>
      </w:r>
      <w:r>
        <w:rPr>
          <w:rFonts w:hint="eastAsia" w:ascii="华文中宋" w:hAnsi="华文中宋" w:eastAsia="华文中宋"/>
          <w:sz w:val="28"/>
          <w:szCs w:val="28"/>
          <w:lang w:val="en-US" w:eastAsia="zh-CN"/>
        </w:rPr>
        <w:t>the object.</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第二个，它使新的分配需要更长时间来解决，因为需要花费更多的时间来寻找足够大的适合于对象的新的内存空间。</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w:t>
      </w:r>
      <w:commentRangeStart w:id="307"/>
      <w:r>
        <w:rPr>
          <w:rFonts w:hint="eastAsia" w:ascii="华文中宋" w:hAnsi="华文中宋" w:eastAsia="华文中宋"/>
          <w:sz w:val="28"/>
          <w:szCs w:val="28"/>
          <w:lang w:val="en-US" w:eastAsia="zh-CN"/>
        </w:rPr>
        <w:t xml:space="preserve">becomes </w:t>
      </w:r>
      <w:commentRangeEnd w:id="307"/>
      <w:r>
        <w:commentReference w:id="307"/>
      </w:r>
      <w:r>
        <w:rPr>
          <w:rFonts w:hint="eastAsia" w:ascii="华文中宋" w:hAnsi="华文中宋" w:eastAsia="华文中宋"/>
          <w:sz w:val="28"/>
          <w:szCs w:val="28"/>
          <w:lang w:val="en-US" w:eastAsia="zh-CN"/>
        </w:rPr>
        <w:t>important when new memory allocations are made in a heap, since where the free spaces are located becomes just as important as how much free space is available.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当堆中进行新的内存分配时，这一点就变得重要，因为剩余空间的位置与可用空间的可用程度一样重要。</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Even if we technically have 128 bytes of free space to fit a new object, if it is not contiguous space, then the heap must either continue searching until it finds a large enough space or the entire heap size must be increased to fit the new object, by requesting a new memory allocation form the OS in order to expand the heap space.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即使我们的技术有128字节的剩余空间来适应一个新对象，如果它没有相邻的空间，则堆必须在重新搜索，直到找到足够大的空间，或者堆大小必须增加来适应新的对象，通过从Os中 的堆空间请求新的内存分配。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Garbage collection at runtime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运行时垃圾回收</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 in a </w:t>
      </w:r>
      <w:commentRangeStart w:id="308"/>
      <w:r>
        <w:rPr>
          <w:rFonts w:hint="eastAsia" w:ascii="华文中宋" w:hAnsi="华文中宋" w:eastAsia="华文中宋"/>
          <w:sz w:val="28"/>
          <w:szCs w:val="28"/>
          <w:lang w:val="en-US" w:eastAsia="zh-CN"/>
        </w:rPr>
        <w:t xml:space="preserve">worst </w:t>
      </w:r>
      <w:commentRangeEnd w:id="308"/>
      <w:r>
        <w:commentReference w:id="308"/>
      </w:r>
      <w:r>
        <w:rPr>
          <w:rFonts w:hint="eastAsia" w:ascii="华文中宋" w:hAnsi="华文中宋" w:eastAsia="华文中宋"/>
          <w:sz w:val="28"/>
          <w:szCs w:val="28"/>
          <w:lang w:val="en-US" w:eastAsia="zh-CN"/>
        </w:rPr>
        <w:t xml:space="preserve">case </w:t>
      </w:r>
      <w:commentRangeStart w:id="309"/>
      <w:r>
        <w:rPr>
          <w:rFonts w:hint="eastAsia" w:ascii="华文中宋" w:hAnsi="华文中宋" w:eastAsia="华文中宋"/>
          <w:sz w:val="28"/>
          <w:szCs w:val="28"/>
          <w:lang w:val="en-US" w:eastAsia="zh-CN"/>
        </w:rPr>
        <w:t>scenario</w:t>
      </w:r>
      <w:commentRangeEnd w:id="309"/>
      <w:r>
        <w:commentReference w:id="309"/>
      </w:r>
      <w:r>
        <w:rPr>
          <w:rFonts w:hint="eastAsia" w:ascii="华文中宋" w:hAnsi="华文中宋" w:eastAsia="华文中宋"/>
          <w:sz w:val="28"/>
          <w:szCs w:val="28"/>
          <w:lang w:val="en-US" w:eastAsia="zh-CN"/>
        </w:rPr>
        <w:t xml:space="preserve">, when a new memory allocation is being requested by our game, the CPU would have to </w:t>
      </w:r>
      <w:commentRangeStart w:id="310"/>
      <w:r>
        <w:rPr>
          <w:rFonts w:hint="eastAsia" w:ascii="华文中宋" w:hAnsi="华文中宋" w:eastAsia="华文中宋"/>
          <w:sz w:val="28"/>
          <w:szCs w:val="28"/>
          <w:lang w:val="en-US" w:eastAsia="zh-CN"/>
        </w:rPr>
        <w:t xml:space="preserve">spend </w:t>
      </w:r>
      <w:commentRangeEnd w:id="310"/>
      <w:r>
        <w:commentReference w:id="310"/>
      </w:r>
      <w:commentRangeStart w:id="311"/>
      <w:r>
        <w:rPr>
          <w:rFonts w:hint="eastAsia" w:ascii="华文中宋" w:hAnsi="华文中宋" w:eastAsia="华文中宋"/>
          <w:sz w:val="28"/>
          <w:szCs w:val="28"/>
          <w:lang w:val="en-US" w:eastAsia="zh-CN"/>
        </w:rPr>
        <w:t xml:space="preserve">cycles </w:t>
      </w:r>
      <w:commentRangeEnd w:id="311"/>
      <w:r>
        <w:commentReference w:id="311"/>
      </w:r>
      <w:r>
        <w:rPr>
          <w:rFonts w:hint="eastAsia" w:ascii="华文中宋" w:hAnsi="华文中宋" w:eastAsia="华文中宋"/>
          <w:sz w:val="28"/>
          <w:szCs w:val="28"/>
          <w:lang w:val="en-US" w:eastAsia="zh-CN"/>
        </w:rPr>
        <w:t>completing the following tasks before the allocation is finally completed: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所以，在最差的情况下，当我们的游戏请求的新的内存分配时，CPU必须花费周期完成以下人物，然后才能完成分配：</w:t>
      </w:r>
    </w:p>
    <w:p>
      <w:pPr>
        <w:numPr>
          <w:ilvl w:val="0"/>
          <w:numId w:val="2"/>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verify if there enough </w:t>
      </w:r>
      <w:commentRangeStart w:id="312"/>
      <w:r>
        <w:rPr>
          <w:rFonts w:hint="eastAsia" w:ascii="华文中宋" w:hAnsi="华文中宋" w:eastAsia="华文中宋"/>
          <w:sz w:val="28"/>
          <w:szCs w:val="28"/>
          <w:lang w:val="en-US" w:eastAsia="zh-CN"/>
        </w:rPr>
        <w:t xml:space="preserve">contiguous </w:t>
      </w:r>
      <w:commentRangeEnd w:id="312"/>
      <w:r>
        <w:commentReference w:id="312"/>
      </w:r>
      <w:r>
        <w:rPr>
          <w:rFonts w:hint="eastAsia" w:ascii="华文中宋" w:hAnsi="华文中宋" w:eastAsia="华文中宋"/>
          <w:sz w:val="28"/>
          <w:szCs w:val="28"/>
          <w:lang w:val="en-US" w:eastAsia="zh-CN"/>
        </w:rPr>
        <w:t>space for the new object;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验证新对象是否有足够的相邻空间；</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not, </w:t>
      </w:r>
      <w:commentRangeStart w:id="313"/>
      <w:r>
        <w:rPr>
          <w:rFonts w:hint="eastAsia" w:ascii="华文中宋" w:hAnsi="华文中宋" w:eastAsia="华文中宋"/>
          <w:sz w:val="28"/>
          <w:szCs w:val="28"/>
          <w:lang w:val="en-US" w:eastAsia="zh-CN"/>
        </w:rPr>
        <w:t xml:space="preserve">iterate </w:t>
      </w:r>
      <w:commentRangeEnd w:id="313"/>
      <w:r>
        <w:commentReference w:id="313"/>
      </w:r>
      <w:r>
        <w:rPr>
          <w:rFonts w:hint="eastAsia" w:ascii="华文中宋" w:hAnsi="华文中宋" w:eastAsia="华文中宋"/>
          <w:sz w:val="28"/>
          <w:szCs w:val="28"/>
          <w:lang w:val="en-US" w:eastAsia="zh-CN"/>
        </w:rPr>
        <w:t>through all known direct and indirect references , marking them as reachable.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如果没有，则遍历所有的已知的直接和间接的引用，将它们标记可到达。</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Iterate through the </w:t>
      </w:r>
      <w:commentRangeStart w:id="314"/>
      <w:r>
        <w:rPr>
          <w:rFonts w:hint="eastAsia" w:ascii="华文中宋" w:hAnsi="华文中宋" w:eastAsia="华文中宋"/>
          <w:sz w:val="28"/>
          <w:szCs w:val="28"/>
          <w:lang w:val="en-US" w:eastAsia="zh-CN"/>
        </w:rPr>
        <w:t xml:space="preserve">entire </w:t>
      </w:r>
      <w:commentRangeEnd w:id="314"/>
      <w:r>
        <w:commentReference w:id="314"/>
      </w:r>
      <w:r>
        <w:rPr>
          <w:rFonts w:hint="eastAsia" w:ascii="华文中宋" w:hAnsi="华文中宋" w:eastAsia="华文中宋"/>
          <w:sz w:val="28"/>
          <w:szCs w:val="28"/>
          <w:lang w:val="en-US" w:eastAsia="zh-CN"/>
        </w:rPr>
        <w:t>heap, flagging unmarked objects for deallocation.</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遍历整个堆，没有标记的对象会被释放。</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Verify a second time if there is enough contiguous space for the new object.</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第二次验证新对象是否有足够的相邻空间；</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not, request a new memory block from the OS, in order to </w:t>
      </w:r>
      <w:commentRangeStart w:id="315"/>
      <w:r>
        <w:rPr>
          <w:rFonts w:hint="eastAsia" w:ascii="华文中宋" w:hAnsi="华文中宋" w:eastAsia="华文中宋"/>
          <w:sz w:val="28"/>
          <w:szCs w:val="28"/>
          <w:lang w:val="en-US" w:eastAsia="zh-CN"/>
        </w:rPr>
        <w:t xml:space="preserve">expand </w:t>
      </w:r>
      <w:commentRangeEnd w:id="315"/>
      <w:r>
        <w:commentReference w:id="315"/>
      </w:r>
      <w:r>
        <w:rPr>
          <w:rFonts w:hint="eastAsia" w:ascii="华文中宋" w:hAnsi="华文中宋" w:eastAsia="华文中宋"/>
          <w:sz w:val="28"/>
          <w:szCs w:val="28"/>
          <w:lang w:val="en-US" w:eastAsia="zh-CN"/>
        </w:rPr>
        <w:t>the heap.</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如果没有，从OS中请求新的内存块，用于扩展这个堆。</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Allocate the new object at the </w:t>
      </w:r>
      <w:commentRangeStart w:id="316"/>
      <w:r>
        <w:rPr>
          <w:rFonts w:hint="eastAsia" w:ascii="华文中宋" w:hAnsi="华文中宋" w:eastAsia="华文中宋"/>
          <w:sz w:val="28"/>
          <w:szCs w:val="28"/>
          <w:lang w:val="en-US" w:eastAsia="zh-CN"/>
        </w:rPr>
        <w:t xml:space="preserve">front </w:t>
      </w:r>
      <w:commentRangeEnd w:id="316"/>
      <w:r>
        <w:commentReference w:id="316"/>
      </w:r>
      <w:r>
        <w:rPr>
          <w:rFonts w:hint="eastAsia" w:ascii="华文中宋" w:hAnsi="华文中宋" w:eastAsia="华文中宋"/>
          <w:sz w:val="28"/>
          <w:szCs w:val="28"/>
          <w:lang w:val="en-US" w:eastAsia="zh-CN"/>
        </w:rPr>
        <w:t>of the newly allocated block.</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在新分配的块的前面分配新对象</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can be a lot of work for the CPU to handle, </w:t>
      </w:r>
      <w:commentRangeStart w:id="317"/>
      <w:r>
        <w:rPr>
          <w:rFonts w:hint="eastAsia" w:ascii="华文中宋" w:hAnsi="华文中宋" w:eastAsia="华文中宋"/>
          <w:sz w:val="28"/>
          <w:szCs w:val="28"/>
          <w:lang w:val="en-US" w:eastAsia="zh-CN"/>
        </w:rPr>
        <w:t xml:space="preserve">particularly </w:t>
      </w:r>
      <w:commentRangeEnd w:id="317"/>
      <w:r>
        <w:commentReference w:id="317"/>
      </w:r>
      <w:r>
        <w:rPr>
          <w:rFonts w:hint="eastAsia" w:ascii="华文中宋" w:hAnsi="华文中宋" w:eastAsia="华文中宋"/>
          <w:sz w:val="28"/>
          <w:szCs w:val="28"/>
          <w:lang w:val="en-US" w:eastAsia="zh-CN"/>
        </w:rPr>
        <w:t xml:space="preserve">if this new memory allocation is an important game object such as a particle effect, a new character </w:t>
      </w:r>
      <w:commentRangeStart w:id="318"/>
      <w:r>
        <w:rPr>
          <w:rFonts w:hint="eastAsia" w:ascii="华文中宋" w:hAnsi="华文中宋" w:eastAsia="华文中宋"/>
          <w:sz w:val="28"/>
          <w:szCs w:val="28"/>
          <w:lang w:val="en-US" w:eastAsia="zh-CN"/>
        </w:rPr>
        <w:t xml:space="preserve">entering </w:t>
      </w:r>
      <w:commentRangeEnd w:id="318"/>
      <w:r>
        <w:commentReference w:id="318"/>
      </w:r>
      <w:r>
        <w:rPr>
          <w:rFonts w:hint="eastAsia" w:ascii="华文中宋" w:hAnsi="华文中宋" w:eastAsia="华文中宋"/>
          <w:sz w:val="28"/>
          <w:szCs w:val="28"/>
          <w:lang w:val="en-US" w:eastAsia="zh-CN"/>
        </w:rPr>
        <w:t xml:space="preserve">the scene, a </w:t>
      </w:r>
      <w:commentRangeStart w:id="319"/>
      <w:r>
        <w:rPr>
          <w:rFonts w:hint="eastAsia" w:ascii="华文中宋" w:hAnsi="华文中宋" w:eastAsia="华文中宋"/>
          <w:sz w:val="28"/>
          <w:szCs w:val="28"/>
          <w:lang w:val="en-US" w:eastAsia="zh-CN"/>
        </w:rPr>
        <w:t xml:space="preserve">cutscene </w:t>
      </w:r>
      <w:commentRangeEnd w:id="319"/>
      <w:r>
        <w:commentReference w:id="319"/>
      </w:r>
      <w:r>
        <w:rPr>
          <w:rFonts w:hint="eastAsia" w:ascii="华文中宋" w:hAnsi="华文中宋" w:eastAsia="华文中宋"/>
          <w:sz w:val="28"/>
          <w:szCs w:val="28"/>
          <w:lang w:val="en-US" w:eastAsia="zh-CN"/>
        </w:rPr>
        <w:t>transition, and so 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这可能是CPU要处理的大量工作，特别是如果这个新的内存分配是一个重要的游戏对象，例如粒子效果，进入场景的新角色，过场动画过渡等等。</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Users are </w:t>
      </w:r>
      <w:commentRangeStart w:id="320"/>
      <w:r>
        <w:rPr>
          <w:rFonts w:hint="eastAsia" w:ascii="华文中宋" w:hAnsi="华文中宋" w:eastAsia="华文中宋"/>
          <w:sz w:val="28"/>
          <w:szCs w:val="28"/>
          <w:lang w:val="en-US" w:eastAsia="zh-CN"/>
        </w:rPr>
        <w:t xml:space="preserve">likely </w:t>
      </w:r>
      <w:commentRangeEnd w:id="320"/>
      <w:r>
        <w:commentReference w:id="320"/>
      </w:r>
      <w:r>
        <w:rPr>
          <w:rFonts w:hint="eastAsia" w:ascii="华文中宋" w:hAnsi="华文中宋" w:eastAsia="华文中宋"/>
          <w:sz w:val="28"/>
          <w:szCs w:val="28"/>
          <w:lang w:val="en-US" w:eastAsia="zh-CN"/>
        </w:rPr>
        <w:t xml:space="preserve">to note moments where the Garbage Collection is </w:t>
      </w:r>
      <w:commentRangeStart w:id="321"/>
      <w:r>
        <w:rPr>
          <w:rFonts w:hint="eastAsia" w:ascii="华文中宋" w:hAnsi="华文中宋" w:eastAsia="华文中宋"/>
          <w:sz w:val="28"/>
          <w:szCs w:val="28"/>
          <w:lang w:val="en-US" w:eastAsia="zh-CN"/>
        </w:rPr>
        <w:t xml:space="preserve">freezing </w:t>
      </w:r>
      <w:commentRangeEnd w:id="321"/>
      <w:r>
        <w:commentReference w:id="321"/>
      </w:r>
      <w:r>
        <w:rPr>
          <w:rFonts w:hint="eastAsia" w:ascii="华文中宋" w:hAnsi="华文中宋" w:eastAsia="华文中宋"/>
          <w:sz w:val="28"/>
          <w:szCs w:val="28"/>
          <w:lang w:val="en-US" w:eastAsia="zh-CN"/>
        </w:rPr>
        <w:t xml:space="preserve">gameplay to </w:t>
      </w:r>
      <w:commentRangeStart w:id="322"/>
      <w:r>
        <w:rPr>
          <w:rFonts w:hint="eastAsia" w:ascii="华文中宋" w:hAnsi="华文中宋" w:eastAsia="华文中宋"/>
          <w:sz w:val="28"/>
          <w:szCs w:val="28"/>
          <w:lang w:val="en-US" w:eastAsia="zh-CN"/>
        </w:rPr>
        <w:t xml:space="preserve">handle </w:t>
      </w:r>
      <w:commentRangeEnd w:id="322"/>
      <w:r>
        <w:commentReference w:id="322"/>
      </w:r>
      <w:r>
        <w:rPr>
          <w:rFonts w:hint="eastAsia" w:ascii="华文中宋" w:hAnsi="华文中宋" w:eastAsia="华文中宋"/>
          <w:sz w:val="28"/>
          <w:szCs w:val="28"/>
          <w:lang w:val="en-US" w:eastAsia="zh-CN"/>
        </w:rPr>
        <w:t>these tasks.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用户可能会注意到垃圾回收正在冻结游戏玩法以处理这些任务的时刻；</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To make matters worse, the garbage collector workload </w:t>
      </w:r>
      <w:commentRangeStart w:id="323"/>
      <w:r>
        <w:rPr>
          <w:rFonts w:hint="eastAsia" w:ascii="华文中宋" w:hAnsi="华文中宋" w:eastAsia="华文中宋"/>
          <w:sz w:val="28"/>
          <w:szCs w:val="28"/>
          <w:lang w:val="en-US" w:eastAsia="zh-CN"/>
        </w:rPr>
        <w:t xml:space="preserve">scales </w:t>
      </w:r>
      <w:commentRangeEnd w:id="323"/>
      <w:r>
        <w:commentReference w:id="323"/>
      </w:r>
      <w:r>
        <w:rPr>
          <w:rFonts w:hint="eastAsia" w:ascii="华文中宋" w:hAnsi="华文中宋" w:eastAsia="华文中宋"/>
          <w:sz w:val="28"/>
          <w:szCs w:val="28"/>
          <w:lang w:val="en-US" w:eastAsia="zh-CN"/>
        </w:rPr>
        <w:t xml:space="preserve">as the allocated heap space </w:t>
      </w:r>
      <w:commentRangeStart w:id="324"/>
      <w:r>
        <w:rPr>
          <w:rFonts w:hint="eastAsia" w:ascii="华文中宋" w:hAnsi="华文中宋" w:eastAsia="华文中宋"/>
          <w:sz w:val="28"/>
          <w:szCs w:val="28"/>
          <w:lang w:val="en-US" w:eastAsia="zh-CN"/>
        </w:rPr>
        <w:t>grows</w:t>
      </w:r>
      <w:commentRangeEnd w:id="324"/>
      <w:r>
        <w:commentReference w:id="324"/>
      </w:r>
      <w:r>
        <w:rPr>
          <w:rFonts w:hint="eastAsia" w:ascii="华文中宋" w:hAnsi="华文中宋" w:eastAsia="华文中宋"/>
          <w:sz w:val="28"/>
          <w:szCs w:val="28"/>
          <w:lang w:val="en-US" w:eastAsia="zh-CN"/>
        </w:rPr>
        <w:t xml:space="preserve">, since </w:t>
      </w:r>
      <w:commentRangeStart w:id="325"/>
      <w:r>
        <w:rPr>
          <w:rFonts w:hint="eastAsia" w:ascii="华文中宋" w:hAnsi="华文中宋" w:eastAsia="华文中宋"/>
          <w:sz w:val="28"/>
          <w:szCs w:val="28"/>
          <w:lang w:val="en-US" w:eastAsia="zh-CN"/>
        </w:rPr>
        <w:t xml:space="preserve">sweeping </w:t>
      </w:r>
      <w:commentRangeEnd w:id="325"/>
      <w:r>
        <w:commentReference w:id="325"/>
      </w:r>
      <w:r>
        <w:rPr>
          <w:rFonts w:hint="eastAsia" w:ascii="华文中宋" w:hAnsi="华文中宋" w:eastAsia="华文中宋"/>
          <w:sz w:val="28"/>
          <w:szCs w:val="28"/>
          <w:lang w:val="en-US" w:eastAsia="zh-CN"/>
        </w:rPr>
        <w:t xml:space="preserve">through a few megabytes of space will be </w:t>
      </w:r>
      <w:commentRangeStart w:id="326"/>
      <w:r>
        <w:rPr>
          <w:rFonts w:hint="eastAsia" w:ascii="华文中宋" w:hAnsi="华文中宋" w:eastAsia="华文中宋"/>
          <w:sz w:val="28"/>
          <w:szCs w:val="28"/>
          <w:lang w:val="en-US" w:eastAsia="zh-CN"/>
        </w:rPr>
        <w:t xml:space="preserve">significantly </w:t>
      </w:r>
      <w:commentRangeEnd w:id="326"/>
      <w:r>
        <w:commentReference w:id="326"/>
      </w:r>
      <w:r>
        <w:rPr>
          <w:rFonts w:hint="eastAsia" w:ascii="华文中宋" w:hAnsi="华文中宋" w:eastAsia="华文中宋"/>
          <w:sz w:val="28"/>
          <w:szCs w:val="28"/>
          <w:lang w:val="en-US" w:eastAsia="zh-CN"/>
        </w:rPr>
        <w:t xml:space="preserve">faster than scanning </w:t>
      </w:r>
      <w:commentRangeStart w:id="327"/>
      <w:r>
        <w:rPr>
          <w:rFonts w:hint="eastAsia" w:ascii="华文中宋" w:hAnsi="华文中宋" w:eastAsia="华文中宋"/>
          <w:sz w:val="28"/>
          <w:szCs w:val="28"/>
          <w:lang w:val="en-US" w:eastAsia="zh-CN"/>
        </w:rPr>
        <w:t xml:space="preserve">several </w:t>
      </w:r>
      <w:commentRangeEnd w:id="327"/>
      <w:r>
        <w:commentReference w:id="327"/>
      </w:r>
      <w:r>
        <w:rPr>
          <w:rFonts w:hint="eastAsia" w:ascii="华文中宋" w:hAnsi="华文中宋" w:eastAsia="华文中宋"/>
          <w:sz w:val="28"/>
          <w:szCs w:val="28"/>
          <w:lang w:val="en-US" w:eastAsia="zh-CN"/>
        </w:rPr>
        <w:t>gigabytes of space.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更糟糕的是，垃圾回收工作负载随着分配堆空间的增加而扩展，因为扫描几MB字节的空间将要比扫描几GB的空间快的多。</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All of this makes it </w:t>
      </w:r>
      <w:commentRangeStart w:id="328"/>
      <w:r>
        <w:rPr>
          <w:rFonts w:hint="eastAsia" w:ascii="华文中宋" w:hAnsi="华文中宋" w:eastAsia="华文中宋"/>
          <w:sz w:val="28"/>
          <w:szCs w:val="28"/>
          <w:lang w:val="en-US" w:eastAsia="zh-CN"/>
        </w:rPr>
        <w:t xml:space="preserve">absolutely </w:t>
      </w:r>
      <w:commentRangeEnd w:id="328"/>
      <w:r>
        <w:commentReference w:id="328"/>
      </w:r>
      <w:commentRangeStart w:id="329"/>
      <w:r>
        <w:rPr>
          <w:rFonts w:hint="eastAsia" w:ascii="华文中宋" w:hAnsi="华文中宋" w:eastAsia="华文中宋"/>
          <w:sz w:val="28"/>
          <w:szCs w:val="28"/>
          <w:lang w:val="en-US" w:eastAsia="zh-CN"/>
        </w:rPr>
        <w:t xml:space="preserve">critical </w:t>
      </w:r>
      <w:commentRangeEnd w:id="329"/>
      <w:r>
        <w:commentReference w:id="329"/>
      </w:r>
      <w:r>
        <w:rPr>
          <w:rFonts w:hint="eastAsia" w:ascii="华文中宋" w:hAnsi="华文中宋" w:eastAsia="华文中宋"/>
          <w:sz w:val="28"/>
          <w:szCs w:val="28"/>
          <w:lang w:val="en-US" w:eastAsia="zh-CN"/>
        </w:rPr>
        <w:t xml:space="preserve">to control our heap space </w:t>
      </w:r>
      <w:commentRangeStart w:id="330"/>
      <w:r>
        <w:rPr>
          <w:rFonts w:hint="eastAsia" w:ascii="华文中宋" w:hAnsi="华文中宋" w:eastAsia="华文中宋"/>
          <w:sz w:val="28"/>
          <w:szCs w:val="28"/>
          <w:lang w:val="en-US" w:eastAsia="zh-CN"/>
        </w:rPr>
        <w:t>intelligently</w:t>
      </w:r>
      <w:commentRangeEnd w:id="330"/>
      <w:r>
        <w:commentReference w:id="330"/>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所有的这些都使得智能地控制堆空间变得至关重要。</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331"/>
      <w:r>
        <w:rPr>
          <w:rFonts w:hint="eastAsia" w:ascii="华文中宋" w:hAnsi="华文中宋" w:eastAsia="华文中宋"/>
          <w:sz w:val="28"/>
          <w:szCs w:val="28"/>
          <w:lang w:val="en-US" w:eastAsia="zh-CN"/>
        </w:rPr>
        <w:t xml:space="preserve">lazier </w:t>
      </w:r>
      <w:commentRangeEnd w:id="331"/>
      <w:r>
        <w:commentReference w:id="331"/>
      </w:r>
      <w:r>
        <w:rPr>
          <w:rFonts w:hint="eastAsia" w:ascii="华文中宋" w:hAnsi="华文中宋" w:eastAsia="华文中宋"/>
          <w:sz w:val="28"/>
          <w:szCs w:val="28"/>
          <w:lang w:val="en-US" w:eastAsia="zh-CN"/>
        </w:rPr>
        <w:t xml:space="preserve">our memory </w:t>
      </w:r>
      <w:commentRangeStart w:id="332"/>
      <w:r>
        <w:rPr>
          <w:rFonts w:hint="eastAsia" w:ascii="华文中宋" w:hAnsi="华文中宋" w:eastAsia="华文中宋"/>
          <w:sz w:val="28"/>
          <w:szCs w:val="28"/>
          <w:lang w:val="en-US" w:eastAsia="zh-CN"/>
        </w:rPr>
        <w:t xml:space="preserve">usage </w:t>
      </w:r>
      <w:commentRangeEnd w:id="332"/>
      <w:r>
        <w:commentReference w:id="332"/>
      </w:r>
      <w:commentRangeStart w:id="333"/>
      <w:r>
        <w:rPr>
          <w:rFonts w:hint="eastAsia" w:ascii="华文中宋" w:hAnsi="华文中宋" w:eastAsia="华文中宋"/>
          <w:sz w:val="28"/>
          <w:szCs w:val="28"/>
          <w:lang w:val="en-US" w:eastAsia="zh-CN"/>
        </w:rPr>
        <w:t xml:space="preserve">tactics </w:t>
      </w:r>
      <w:commentRangeEnd w:id="333"/>
      <w:r>
        <w:commentReference w:id="333"/>
      </w:r>
      <w:r>
        <w:rPr>
          <w:rFonts w:hint="eastAsia" w:ascii="华文中宋" w:hAnsi="华文中宋" w:eastAsia="华文中宋"/>
          <w:sz w:val="28"/>
          <w:szCs w:val="28"/>
          <w:lang w:val="en-US" w:eastAsia="zh-CN"/>
        </w:rPr>
        <w:t xml:space="preserve">are, the worse the Garbage Collector will </w:t>
      </w:r>
      <w:commentRangeStart w:id="334"/>
      <w:r>
        <w:rPr>
          <w:rFonts w:hint="eastAsia" w:ascii="华文中宋" w:hAnsi="华文中宋" w:eastAsia="华文中宋"/>
          <w:sz w:val="28"/>
          <w:szCs w:val="28"/>
          <w:lang w:val="en-US" w:eastAsia="zh-CN"/>
        </w:rPr>
        <w:t xml:space="preserve">behave </w:t>
      </w:r>
      <w:commentRangeEnd w:id="334"/>
      <w:r>
        <w:commentReference w:id="334"/>
      </w:r>
      <w:r>
        <w:rPr>
          <w:rFonts w:hint="eastAsia" w:ascii="华文中宋" w:hAnsi="华文中宋" w:eastAsia="华文中宋"/>
          <w:sz w:val="28"/>
          <w:szCs w:val="28"/>
          <w:lang w:val="en-US" w:eastAsia="zh-CN"/>
        </w:rPr>
        <w:t xml:space="preserve">in an almost </w:t>
      </w:r>
      <w:commentRangeStart w:id="335"/>
      <w:r>
        <w:rPr>
          <w:rFonts w:hint="eastAsia" w:ascii="华文中宋" w:hAnsi="华文中宋" w:eastAsia="华文中宋"/>
          <w:sz w:val="28"/>
          <w:szCs w:val="28"/>
          <w:lang w:val="en-US" w:eastAsia="zh-CN"/>
        </w:rPr>
        <w:t xml:space="preserve">exponential </w:t>
      </w:r>
      <w:commentRangeEnd w:id="335"/>
      <w:r>
        <w:commentReference w:id="335"/>
      </w:r>
      <w:r>
        <w:rPr>
          <w:rFonts w:hint="eastAsia" w:ascii="华文中宋" w:hAnsi="华文中宋" w:eastAsia="华文中宋"/>
          <w:sz w:val="28"/>
          <w:szCs w:val="28"/>
          <w:lang w:val="en-US" w:eastAsia="zh-CN"/>
        </w:rPr>
        <w:t>fashion.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我们的内存使用策略越懒，垃圾收集器将以几乎指数的方式表现得越差。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So,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a little </w:t>
      </w:r>
      <w:commentRangeStart w:id="336"/>
      <w:r>
        <w:rPr>
          <w:rFonts w:hint="eastAsia" w:ascii="华文中宋" w:hAnsi="华文中宋" w:eastAsia="华文中宋"/>
          <w:sz w:val="28"/>
          <w:szCs w:val="28"/>
          <w:lang w:val="en-US" w:eastAsia="zh-CN"/>
        </w:rPr>
        <w:t xml:space="preserve">ironic </w:t>
      </w:r>
      <w:commentRangeEnd w:id="336"/>
      <w:r>
        <w:commentReference w:id="336"/>
      </w:r>
      <w:r>
        <w:rPr>
          <w:rFonts w:hint="eastAsia" w:ascii="华文中宋" w:hAnsi="华文中宋" w:eastAsia="华文中宋"/>
          <w:sz w:val="28"/>
          <w:szCs w:val="28"/>
          <w:lang w:val="en-US" w:eastAsia="zh-CN"/>
        </w:rPr>
        <w:t xml:space="preserve">that, despite the </w:t>
      </w:r>
      <w:commentRangeStart w:id="337"/>
      <w:r>
        <w:rPr>
          <w:rFonts w:hint="eastAsia" w:ascii="华文中宋" w:hAnsi="华文中宋" w:eastAsia="华文中宋"/>
          <w:sz w:val="28"/>
          <w:szCs w:val="28"/>
          <w:lang w:val="en-US" w:eastAsia="zh-CN"/>
        </w:rPr>
        <w:t xml:space="preserve">efforts </w:t>
      </w:r>
      <w:commentRangeEnd w:id="337"/>
      <w:r>
        <w:commentReference w:id="337"/>
      </w:r>
      <w:r>
        <w:rPr>
          <w:rFonts w:hint="eastAsia" w:ascii="华文中宋" w:hAnsi="华文中宋" w:eastAsia="华文中宋"/>
          <w:sz w:val="28"/>
          <w:szCs w:val="28"/>
          <w:lang w:val="en-US" w:eastAsia="zh-CN"/>
        </w:rPr>
        <w:t>of managed languages to solve the memory management problem, managed language developers can still find themselves being just as, if not more, concerned with memory consumption than developers of native applications!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所以，有点讽刺的是，尽管托管语言努力解决内存管理问题，托管语言开发人员仍然可以发现自己与内存应用程序的开发人员一样，甚至更多的关注内存消耗！</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Threaded garbage collection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垃圾回收线程；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Garbage Collector runs on two </w:t>
      </w:r>
      <w:commentRangeStart w:id="338"/>
      <w:r>
        <w:rPr>
          <w:rFonts w:hint="eastAsia" w:ascii="华文中宋" w:hAnsi="华文中宋" w:eastAsia="华文中宋"/>
          <w:sz w:val="28"/>
          <w:szCs w:val="28"/>
          <w:lang w:val="en-US" w:eastAsia="zh-CN"/>
        </w:rPr>
        <w:t xml:space="preserve">separate </w:t>
      </w:r>
      <w:commentRangeEnd w:id="338"/>
      <w:r>
        <w:commentReference w:id="338"/>
      </w:r>
      <w:r>
        <w:rPr>
          <w:rFonts w:hint="eastAsia" w:ascii="华文中宋" w:hAnsi="华文中宋" w:eastAsia="华文中宋"/>
          <w:sz w:val="28"/>
          <w:szCs w:val="28"/>
          <w:lang w:val="en-US" w:eastAsia="zh-CN"/>
        </w:rPr>
        <w:t>threads: the Main thread and the Finalizer thread.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垃圾回收器在两个独立线程上运行：主线程和终接器线程；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the Garbage Collector is </w:t>
      </w:r>
      <w:commentRangeStart w:id="339"/>
      <w:r>
        <w:rPr>
          <w:rFonts w:hint="eastAsia" w:ascii="华文中宋" w:hAnsi="华文中宋" w:eastAsia="华文中宋"/>
          <w:sz w:val="28"/>
          <w:szCs w:val="28"/>
          <w:lang w:val="en-US" w:eastAsia="zh-CN"/>
        </w:rPr>
        <w:t>invoked</w:t>
      </w:r>
      <w:commentRangeEnd w:id="339"/>
      <w:r>
        <w:commentReference w:id="339"/>
      </w:r>
      <w:r>
        <w:rPr>
          <w:rFonts w:hint="eastAsia" w:ascii="华文中宋" w:hAnsi="华文中宋" w:eastAsia="华文中宋"/>
          <w:sz w:val="28"/>
          <w:szCs w:val="28"/>
          <w:lang w:val="en-US" w:eastAsia="zh-CN"/>
        </w:rPr>
        <w:t xml:space="preserve">, it will run on the Main thread and flag heap memory blocks for </w:t>
      </w:r>
      <w:commentRangeStart w:id="340"/>
      <w:r>
        <w:rPr>
          <w:rFonts w:hint="eastAsia" w:ascii="华文中宋" w:hAnsi="华文中宋" w:eastAsia="华文中宋"/>
          <w:sz w:val="28"/>
          <w:szCs w:val="28"/>
          <w:lang w:val="en-US" w:eastAsia="zh-CN"/>
        </w:rPr>
        <w:t xml:space="preserve">future </w:t>
      </w:r>
      <w:commentRangeEnd w:id="340"/>
      <w:r>
        <w:commentReference w:id="340"/>
      </w:r>
      <w:r>
        <w:rPr>
          <w:rFonts w:hint="eastAsia" w:ascii="华文中宋" w:hAnsi="华文中宋" w:eastAsia="华文中宋"/>
          <w:sz w:val="28"/>
          <w:szCs w:val="28"/>
          <w:lang w:val="en-US" w:eastAsia="zh-CN"/>
        </w:rPr>
        <w:t>deallocation.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当垃圾回收器调用的时候，它将在主线程和标记堆内存块上运行以方便将来释放。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does not happen </w:t>
      </w:r>
      <w:commentRangeStart w:id="341"/>
      <w:r>
        <w:rPr>
          <w:rFonts w:hint="eastAsia" w:ascii="华文中宋" w:hAnsi="华文中宋" w:eastAsia="华文中宋"/>
          <w:sz w:val="28"/>
          <w:szCs w:val="28"/>
          <w:lang w:val="en-US" w:eastAsia="zh-CN"/>
        </w:rPr>
        <w:t>immediately</w:t>
      </w:r>
      <w:commentRangeEnd w:id="341"/>
      <w:r>
        <w:commentReference w:id="341"/>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这种情况不会马上发生。</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Finalizer thread, controlled by Mono, can have a </w:t>
      </w:r>
      <w:commentRangeStart w:id="342"/>
      <w:r>
        <w:rPr>
          <w:rFonts w:hint="eastAsia" w:ascii="华文中宋" w:hAnsi="华文中宋" w:eastAsia="华文中宋"/>
          <w:sz w:val="28"/>
          <w:szCs w:val="28"/>
          <w:lang w:val="en-US" w:eastAsia="zh-CN"/>
        </w:rPr>
        <w:t xml:space="preserve">delay </w:t>
      </w:r>
      <w:commentRangeEnd w:id="342"/>
      <w:r>
        <w:commentReference w:id="342"/>
      </w:r>
      <w:r>
        <w:rPr>
          <w:rFonts w:hint="eastAsia" w:ascii="华文中宋" w:hAnsi="华文中宋" w:eastAsia="华文中宋"/>
          <w:sz w:val="28"/>
          <w:szCs w:val="28"/>
          <w:lang w:val="en-US" w:eastAsia="zh-CN"/>
        </w:rPr>
        <w:t xml:space="preserve">of </w:t>
      </w:r>
      <w:commentRangeStart w:id="343"/>
      <w:r>
        <w:rPr>
          <w:rFonts w:hint="eastAsia" w:ascii="华文中宋" w:hAnsi="华文中宋" w:eastAsia="华文中宋"/>
          <w:sz w:val="28"/>
          <w:szCs w:val="28"/>
          <w:lang w:val="en-US" w:eastAsia="zh-CN"/>
        </w:rPr>
        <w:t xml:space="preserve">several </w:t>
      </w:r>
      <w:commentRangeEnd w:id="343"/>
      <w:r>
        <w:commentReference w:id="343"/>
      </w:r>
      <w:r>
        <w:rPr>
          <w:rFonts w:hint="eastAsia" w:ascii="华文中宋" w:hAnsi="华文中宋" w:eastAsia="华文中宋"/>
          <w:sz w:val="28"/>
          <w:szCs w:val="28"/>
          <w:lang w:val="en-US" w:eastAsia="zh-CN"/>
        </w:rPr>
        <w:t>seconds before the memory is finally freed and available for reallocation.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由Mono控制的Finalizer线程可以在内存最终释放并可用于重新分配之前延迟几秒钟；</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can observe this behavior in the Total Allocated block(the green line with apologies to that 5 percent of the population with deuteranopia/deuteranomaly) of the Memory Area within the Profiler.</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我们可以观察到这一行为的总分配块（</w:t>
      </w:r>
      <w:r>
        <w:rPr>
          <w:rFonts w:hint="eastAsia" w:ascii="华文中宋" w:hAnsi="华文中宋" w:eastAsia="华文中宋"/>
          <w:color w:val="FF0000"/>
          <w:sz w:val="28"/>
          <w:szCs w:val="28"/>
          <w:lang w:val="en-US" w:eastAsia="zh-CN"/>
        </w:rPr>
        <w:t>？</w:t>
      </w:r>
      <w:r>
        <w:rPr>
          <w:rFonts w:hint="eastAsia" w:ascii="华文中宋" w:hAnsi="华文中宋" w:eastAsia="华文中宋"/>
          <w:sz w:val="28"/>
          <w:szCs w:val="28"/>
          <w:lang w:val="en-US" w:eastAsia="zh-CN"/>
        </w:rPr>
        <w:t>）的内存区域内的探查器。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can take several seconds for the total allocated value to </w:t>
      </w:r>
      <w:commentRangeStart w:id="344"/>
      <w:r>
        <w:rPr>
          <w:rFonts w:hint="eastAsia" w:ascii="华文中宋" w:hAnsi="华文中宋" w:eastAsia="华文中宋"/>
          <w:sz w:val="28"/>
          <w:szCs w:val="28"/>
          <w:lang w:val="en-US" w:eastAsia="zh-CN"/>
        </w:rPr>
        <w:t xml:space="preserve">drop </w:t>
      </w:r>
      <w:commentRangeEnd w:id="344"/>
      <w:r>
        <w:commentReference w:id="344"/>
      </w:r>
      <w:r>
        <w:rPr>
          <w:rFonts w:hint="eastAsia" w:ascii="华文中宋" w:hAnsi="华文中宋" w:eastAsia="华文中宋"/>
          <w:sz w:val="28"/>
          <w:szCs w:val="28"/>
          <w:lang w:val="en-US" w:eastAsia="zh-CN"/>
        </w:rPr>
        <w:t xml:space="preserve">after a garbage collection has </w:t>
      </w:r>
      <w:commentRangeStart w:id="345"/>
      <w:r>
        <w:rPr>
          <w:rFonts w:hint="eastAsia" w:ascii="华文中宋" w:hAnsi="华文中宋" w:eastAsia="华文中宋"/>
          <w:sz w:val="28"/>
          <w:szCs w:val="28"/>
          <w:lang w:val="en-US" w:eastAsia="zh-CN"/>
        </w:rPr>
        <w:t>occurred</w:t>
      </w:r>
      <w:commentRangeEnd w:id="345"/>
      <w:r>
        <w:commentReference w:id="345"/>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发生垃圾回收后，总分配值可能需要几秒钟才能下降；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Because of the delay, we should not </w:t>
      </w:r>
      <w:commentRangeStart w:id="346"/>
      <w:r>
        <w:rPr>
          <w:rFonts w:hint="eastAsia" w:ascii="华文中宋" w:hAnsi="华文中宋" w:eastAsia="华文中宋"/>
          <w:sz w:val="28"/>
          <w:szCs w:val="28"/>
          <w:lang w:val="en-US" w:eastAsia="zh-CN"/>
        </w:rPr>
        <w:t xml:space="preserve">rely </w:t>
      </w:r>
      <w:commentRangeEnd w:id="346"/>
      <w:r>
        <w:commentReference w:id="346"/>
      </w:r>
      <w:r>
        <w:rPr>
          <w:rFonts w:hint="eastAsia" w:ascii="华文中宋" w:hAnsi="华文中宋" w:eastAsia="华文中宋"/>
          <w:sz w:val="28"/>
          <w:szCs w:val="28"/>
          <w:lang w:val="en-US" w:eastAsia="zh-CN"/>
        </w:rPr>
        <w:t xml:space="preserve">on memory being available the moment it has been deallocated, and as such, we should never waste time trying to </w:t>
      </w:r>
      <w:commentRangeStart w:id="347"/>
      <w:r>
        <w:rPr>
          <w:rFonts w:hint="eastAsia" w:ascii="华文中宋" w:hAnsi="华文中宋" w:eastAsia="华文中宋"/>
          <w:sz w:val="28"/>
          <w:szCs w:val="28"/>
          <w:lang w:val="en-US" w:eastAsia="zh-CN"/>
        </w:rPr>
        <w:t>eke out</w:t>
      </w:r>
      <w:commentRangeEnd w:id="347"/>
      <w:r>
        <w:commentReference w:id="347"/>
      </w:r>
      <w:r>
        <w:rPr>
          <w:rFonts w:hint="eastAsia" w:ascii="华文中宋" w:hAnsi="华文中宋" w:eastAsia="华文中宋"/>
          <w:sz w:val="28"/>
          <w:szCs w:val="28"/>
          <w:lang w:val="en-US" w:eastAsia="zh-CN"/>
        </w:rPr>
        <w:t xml:space="preserve"> every last byte of memory that we believe should be available.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由于延迟，我们不应该在释放的时刻依赖内存，因此，我们永远不应该浪费时间来剔除我们认为应该可用的每个内存的最后一个字节</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must </w:t>
      </w:r>
      <w:commentRangeStart w:id="348"/>
      <w:r>
        <w:rPr>
          <w:rFonts w:hint="eastAsia" w:ascii="华文中宋" w:hAnsi="华文中宋" w:eastAsia="华文中宋"/>
          <w:sz w:val="28"/>
          <w:szCs w:val="28"/>
          <w:lang w:val="en-US" w:eastAsia="zh-CN"/>
        </w:rPr>
        <w:t xml:space="preserve">ensure </w:t>
      </w:r>
      <w:commentRangeEnd w:id="348"/>
      <w:r>
        <w:commentReference w:id="348"/>
      </w:r>
      <w:r>
        <w:rPr>
          <w:rFonts w:hint="eastAsia" w:ascii="华文中宋" w:hAnsi="华文中宋" w:eastAsia="华文中宋"/>
          <w:sz w:val="28"/>
          <w:szCs w:val="28"/>
          <w:lang w:val="en-US" w:eastAsia="zh-CN"/>
        </w:rPr>
        <w:t xml:space="preserve">that there is always some kind of buffer </w:t>
      </w:r>
      <w:commentRangeStart w:id="349"/>
      <w:r>
        <w:rPr>
          <w:rFonts w:hint="eastAsia" w:ascii="华文中宋" w:hAnsi="华文中宋" w:eastAsia="华文中宋"/>
          <w:sz w:val="28"/>
          <w:szCs w:val="28"/>
          <w:lang w:val="en-US" w:eastAsia="zh-CN"/>
        </w:rPr>
        <w:t xml:space="preserve">zone </w:t>
      </w:r>
      <w:commentRangeEnd w:id="349"/>
      <w:r>
        <w:commentReference w:id="349"/>
      </w:r>
      <w:r>
        <w:rPr>
          <w:rFonts w:hint="eastAsia" w:ascii="华文中宋" w:hAnsi="华文中宋" w:eastAsia="华文中宋"/>
          <w:sz w:val="28"/>
          <w:szCs w:val="28"/>
          <w:lang w:val="en-US" w:eastAsia="zh-CN"/>
        </w:rPr>
        <w:t>available for future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我们必须确保总有某种缓冲区可用于将来的分配。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Blocks that have been </w:t>
      </w:r>
      <w:commentRangeStart w:id="350"/>
      <w:r>
        <w:rPr>
          <w:rFonts w:hint="eastAsia" w:ascii="华文中宋" w:hAnsi="华文中宋" w:eastAsia="华文中宋"/>
          <w:sz w:val="28"/>
          <w:szCs w:val="28"/>
          <w:lang w:val="en-US" w:eastAsia="zh-CN"/>
        </w:rPr>
        <w:t xml:space="preserve">freed </w:t>
      </w:r>
      <w:commentRangeEnd w:id="350"/>
      <w:r>
        <w:commentReference w:id="350"/>
      </w:r>
      <w:r>
        <w:rPr>
          <w:rFonts w:hint="eastAsia" w:ascii="华文中宋" w:hAnsi="华文中宋" w:eastAsia="华文中宋"/>
          <w:sz w:val="28"/>
          <w:szCs w:val="28"/>
          <w:lang w:val="en-US" w:eastAsia="zh-CN"/>
        </w:rPr>
        <w:t xml:space="preserve">by the Garbage Collector may sometimes be given back to the Operating System after some time, which would </w:t>
      </w:r>
      <w:commentRangeStart w:id="351"/>
      <w:r>
        <w:rPr>
          <w:rFonts w:hint="eastAsia" w:ascii="华文中宋" w:hAnsi="华文中宋" w:eastAsia="华文中宋"/>
          <w:sz w:val="28"/>
          <w:szCs w:val="28"/>
          <w:lang w:val="en-US" w:eastAsia="zh-CN"/>
        </w:rPr>
        <w:t xml:space="preserve">reduce </w:t>
      </w:r>
      <w:commentRangeEnd w:id="351"/>
      <w:r>
        <w:commentReference w:id="351"/>
      </w:r>
      <w:r>
        <w:rPr>
          <w:rFonts w:hint="eastAsia" w:ascii="华文中宋" w:hAnsi="华文中宋" w:eastAsia="华文中宋"/>
          <w:sz w:val="28"/>
          <w:szCs w:val="28"/>
          <w:lang w:val="en-US" w:eastAsia="zh-CN"/>
        </w:rPr>
        <w:t xml:space="preserve">the </w:t>
      </w:r>
      <w:commentRangeStart w:id="352"/>
      <w:r>
        <w:rPr>
          <w:rFonts w:hint="eastAsia" w:ascii="华文中宋" w:hAnsi="华文中宋" w:eastAsia="华文中宋"/>
          <w:sz w:val="28"/>
          <w:szCs w:val="28"/>
          <w:lang w:val="en-US" w:eastAsia="zh-CN"/>
        </w:rPr>
        <w:t xml:space="preserve">reserved </w:t>
      </w:r>
      <w:commentRangeEnd w:id="352"/>
      <w:r>
        <w:commentReference w:id="352"/>
      </w:r>
      <w:r>
        <w:rPr>
          <w:rFonts w:hint="eastAsia" w:ascii="华文中宋" w:hAnsi="华文中宋" w:eastAsia="华文中宋"/>
          <w:sz w:val="28"/>
          <w:szCs w:val="28"/>
          <w:lang w:val="en-US" w:eastAsia="zh-CN"/>
        </w:rPr>
        <w:t>space consumed by the heap and allow the memory to be allocated for something else, such as another application.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垃圾回收器释放的块可能会在一定时间后返回操作系统，这将减少堆消耗的保留空间，并允许将内存分配给其他内容，例如另一个应用程序。</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this is very </w:t>
      </w:r>
      <w:commentRangeStart w:id="353"/>
      <w:r>
        <w:rPr>
          <w:rFonts w:hint="eastAsia" w:ascii="华文中宋" w:hAnsi="华文中宋" w:eastAsia="华文中宋"/>
          <w:sz w:val="28"/>
          <w:szCs w:val="28"/>
          <w:lang w:val="en-US" w:eastAsia="zh-CN"/>
        </w:rPr>
        <w:t xml:space="preserve">unpredictable </w:t>
      </w:r>
      <w:commentRangeEnd w:id="353"/>
      <w:r>
        <w:commentReference w:id="353"/>
      </w:r>
      <w:r>
        <w:rPr>
          <w:rFonts w:hint="eastAsia" w:ascii="华文中宋" w:hAnsi="华文中宋" w:eastAsia="华文中宋"/>
          <w:sz w:val="28"/>
          <w:szCs w:val="28"/>
          <w:lang w:val="en-US" w:eastAsia="zh-CN"/>
        </w:rPr>
        <w:t>and depends on the platform being targeted, so we shouldn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rely on 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但是，这是非常不可预测的，取决于目标平台，所以我们不应该依赖于它。</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only safe </w:t>
      </w:r>
      <w:commentRangeStart w:id="354"/>
      <w:r>
        <w:rPr>
          <w:rFonts w:hint="eastAsia" w:ascii="华文中宋" w:hAnsi="华文中宋" w:eastAsia="华文中宋"/>
          <w:sz w:val="28"/>
          <w:szCs w:val="28"/>
          <w:lang w:val="en-US" w:eastAsia="zh-CN"/>
        </w:rPr>
        <w:t xml:space="preserve">assumption </w:t>
      </w:r>
      <w:commentRangeEnd w:id="354"/>
      <w:r>
        <w:commentReference w:id="354"/>
      </w:r>
      <w:r>
        <w:rPr>
          <w:rFonts w:hint="eastAsia" w:ascii="华文中宋" w:hAnsi="华文中宋" w:eastAsia="华文中宋"/>
          <w:sz w:val="28"/>
          <w:szCs w:val="28"/>
          <w:lang w:val="en-US" w:eastAsia="zh-CN"/>
        </w:rPr>
        <w:t>to make is that, as soon as the memory has been allocated to Mono,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then reserved and is no longer available to either the Native Domain or any other application running on the same system.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唯一安全的假设是，只要内存已分配给mono， 它就会被保留，并且不再可用于Native Domain或在同一系统上运行的其他应用程序。</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Garbage collection tactics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垃圾回收策略</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One Strategy to minimize garbage collection problems is </w:t>
      </w:r>
      <w:commentRangeStart w:id="355"/>
      <w:r>
        <w:rPr>
          <w:rFonts w:hint="eastAsia" w:ascii="华文中宋" w:hAnsi="华文中宋" w:eastAsia="华文中宋"/>
          <w:sz w:val="28"/>
          <w:szCs w:val="28"/>
          <w:lang w:val="en-US" w:eastAsia="zh-CN"/>
        </w:rPr>
        <w:t>concealment</w:t>
      </w:r>
      <w:commentRangeEnd w:id="355"/>
      <w:r>
        <w:commentReference w:id="355"/>
      </w:r>
      <w:r>
        <w:rPr>
          <w:rFonts w:hint="eastAsia" w:ascii="华文中宋" w:hAnsi="华文中宋" w:eastAsia="华文中宋"/>
          <w:sz w:val="28"/>
          <w:szCs w:val="28"/>
          <w:lang w:val="en-US" w:eastAsia="zh-CN"/>
        </w:rPr>
        <w:t xml:space="preserve">; manually invoke the Garbage Collector at </w:t>
      </w:r>
      <w:commentRangeStart w:id="356"/>
      <w:r>
        <w:rPr>
          <w:rFonts w:hint="eastAsia" w:ascii="华文中宋" w:hAnsi="华文中宋" w:eastAsia="华文中宋"/>
          <w:sz w:val="28"/>
          <w:szCs w:val="28"/>
          <w:lang w:val="en-US" w:eastAsia="zh-CN"/>
        </w:rPr>
        <w:t xml:space="preserve">opportune </w:t>
      </w:r>
      <w:commentRangeEnd w:id="356"/>
      <w:r>
        <w:commentReference w:id="356"/>
      </w:r>
      <w:r>
        <w:rPr>
          <w:rFonts w:hint="eastAsia" w:ascii="华文中宋" w:hAnsi="华文中宋" w:eastAsia="华文中宋"/>
          <w:sz w:val="28"/>
          <w:szCs w:val="28"/>
          <w:lang w:val="en-US" w:eastAsia="zh-CN"/>
        </w:rPr>
        <w:t>moments, when the player may not notice.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最大限度地减少垃圾回收问题的一个策略是隐藏，当玩家可能没有注意到时，在适当的时刻手动调用垃圾回收。</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 collection can be invoked by simply calling the following method: </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System.GC.Collect();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只需要调用一下方法即可调用集合：System.GC.Collect();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Good opportunities to invoke a collection may be during level loading, when gameplay is paused, </w:t>
      </w:r>
      <w:commentRangeStart w:id="357"/>
      <w:r>
        <w:rPr>
          <w:rFonts w:hint="eastAsia" w:ascii="华文中宋" w:hAnsi="华文中宋" w:eastAsia="华文中宋"/>
          <w:sz w:val="28"/>
          <w:szCs w:val="28"/>
          <w:lang w:val="en-US" w:eastAsia="zh-CN"/>
        </w:rPr>
        <w:t xml:space="preserve">shortly </w:t>
      </w:r>
      <w:commentRangeEnd w:id="357"/>
      <w:r>
        <w:commentReference w:id="357"/>
      </w:r>
      <w:r>
        <w:rPr>
          <w:rFonts w:hint="eastAsia" w:ascii="华文中宋" w:hAnsi="华文中宋" w:eastAsia="华文中宋"/>
          <w:sz w:val="28"/>
          <w:szCs w:val="28"/>
          <w:lang w:val="en-US" w:eastAsia="zh-CN"/>
        </w:rPr>
        <w:t xml:space="preserve">after a menu interface has been opened, in the middle of cutscene transitions, or really any break in gameplay that the player would not </w:t>
      </w:r>
      <w:commentRangeStart w:id="358"/>
      <w:r>
        <w:rPr>
          <w:rFonts w:hint="eastAsia" w:ascii="华文中宋" w:hAnsi="华文中宋" w:eastAsia="华文中宋"/>
          <w:sz w:val="28"/>
          <w:szCs w:val="28"/>
          <w:lang w:val="en-US" w:eastAsia="zh-CN"/>
        </w:rPr>
        <w:t>witness</w:t>
      </w:r>
      <w:commentRangeEnd w:id="358"/>
      <w:r>
        <w:commentReference w:id="358"/>
      </w:r>
      <w:r>
        <w:rPr>
          <w:rFonts w:hint="eastAsia" w:ascii="华文中宋" w:hAnsi="华文中宋" w:eastAsia="华文中宋"/>
          <w:sz w:val="28"/>
          <w:szCs w:val="28"/>
          <w:lang w:val="en-US" w:eastAsia="zh-CN"/>
        </w:rPr>
        <w:t xml:space="preserve">, or care about a </w:t>
      </w:r>
      <w:commentRangeStart w:id="359"/>
      <w:r>
        <w:rPr>
          <w:rFonts w:hint="eastAsia" w:ascii="华文中宋" w:hAnsi="华文中宋" w:eastAsia="华文中宋"/>
          <w:sz w:val="28"/>
          <w:szCs w:val="28"/>
          <w:lang w:val="en-US" w:eastAsia="zh-CN"/>
        </w:rPr>
        <w:t xml:space="preserve">sudden </w:t>
      </w:r>
      <w:commentRangeEnd w:id="359"/>
      <w:r>
        <w:commentReference w:id="359"/>
      </w:r>
      <w:r>
        <w:rPr>
          <w:rFonts w:hint="eastAsia" w:ascii="华文中宋" w:hAnsi="华文中宋" w:eastAsia="华文中宋"/>
          <w:sz w:val="28"/>
          <w:szCs w:val="28"/>
          <w:lang w:val="en-US" w:eastAsia="zh-CN"/>
        </w:rPr>
        <w:t>performance drop。</w:t>
      </w:r>
    </w:p>
    <w:p>
      <w:pPr>
        <w:numPr>
          <w:ilvl w:val="0"/>
          <w:numId w:val="0"/>
        </w:numPr>
        <w:ind w:firstLine="280" w:firstLineChars="10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调用集合的好机会也许在关卡加载的时候，在游戏暂停时，在菜单界面被打开不旧，在过场动画过度期间，或者玩家无法看到的游戏玩法中的任何中断，或关注突然的新能下降。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could even the Profiler.GetMonoUsedSize() and Profiler.GetMonoHeapSize() methods at runtime to </w:t>
      </w:r>
      <w:commentRangeStart w:id="360"/>
      <w:r>
        <w:rPr>
          <w:rFonts w:hint="eastAsia" w:ascii="华文中宋" w:hAnsi="华文中宋" w:eastAsia="华文中宋"/>
          <w:sz w:val="28"/>
          <w:szCs w:val="28"/>
          <w:lang w:val="en-US" w:eastAsia="zh-CN"/>
        </w:rPr>
        <w:t xml:space="preserve">determine </w:t>
      </w:r>
      <w:commentRangeEnd w:id="360"/>
      <w:r>
        <w:commentReference w:id="360"/>
      </w:r>
      <w:r>
        <w:rPr>
          <w:rFonts w:hint="eastAsia" w:ascii="华文中宋" w:hAnsi="华文中宋" w:eastAsia="华文中宋"/>
          <w:sz w:val="28"/>
          <w:szCs w:val="28"/>
          <w:lang w:val="en-US" w:eastAsia="zh-CN"/>
        </w:rPr>
        <w:t>if a garbage collection needs to be invoked in the near future.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我们甚至可以在运行时使用 Profiler.GetMonoUsedSize()和Profiler.GetMonoHeapSize()方法来确定是否需要在不久的将来调用垃圾收集。</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can also cause the deallocation of a </w:t>
      </w:r>
      <w:commentRangeStart w:id="361"/>
      <w:r>
        <w:rPr>
          <w:rFonts w:hint="eastAsia" w:ascii="华文中宋" w:hAnsi="华文中宋" w:eastAsia="华文中宋"/>
          <w:sz w:val="28"/>
          <w:szCs w:val="28"/>
          <w:lang w:val="en-US" w:eastAsia="zh-CN"/>
        </w:rPr>
        <w:t xml:space="preserve">handful </w:t>
      </w:r>
      <w:commentRangeEnd w:id="361"/>
      <w:r>
        <w:commentReference w:id="361"/>
      </w:r>
      <w:r>
        <w:rPr>
          <w:rFonts w:hint="eastAsia" w:ascii="华文中宋" w:hAnsi="华文中宋" w:eastAsia="华文中宋"/>
          <w:sz w:val="28"/>
          <w:szCs w:val="28"/>
          <w:lang w:val="en-US" w:eastAsia="zh-CN"/>
        </w:rPr>
        <w:t xml:space="preserve">of specific objects. </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我们还可以导致少数特定对象的重新分配。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the object in question is one of the Unity object wrappers, such as a GameObject or Monobehaviour component, then the Finalizer will first invoke the Dispose() method within the Native Domain.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如果这个有问题对象是Unity对象的包装器之一，例如GameObject或者Monobehaviour 组件，则最后将会第一个执行Native Domain中的Dispose()方法。</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At the point, the memory consumed by both the Native and Managed Domains will then be freed.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此时，将释放Nativa和Managed Domains 所消耗的内存。</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some </w:t>
      </w:r>
      <w:commentRangeStart w:id="362"/>
      <w:r>
        <w:rPr>
          <w:rFonts w:hint="eastAsia" w:ascii="华文中宋" w:hAnsi="华文中宋" w:eastAsia="华文中宋"/>
          <w:sz w:val="28"/>
          <w:szCs w:val="28"/>
          <w:lang w:val="en-US" w:eastAsia="zh-CN"/>
        </w:rPr>
        <w:t xml:space="preserve">rare </w:t>
      </w:r>
      <w:commentRangeEnd w:id="362"/>
      <w:r>
        <w:commentReference w:id="362"/>
      </w:r>
      <w:r>
        <w:rPr>
          <w:rFonts w:hint="eastAsia" w:ascii="华文中宋" w:hAnsi="华文中宋" w:eastAsia="华文中宋"/>
          <w:sz w:val="28"/>
          <w:szCs w:val="28"/>
          <w:lang w:val="en-US" w:eastAsia="zh-CN"/>
        </w:rPr>
        <w:t xml:space="preserve">instances, if the Mono wrapper implements the IDisposable interface(that is, it has a Dispose() method available from script code), then we can actually control this behaviour and force the memory to be freed </w:t>
      </w:r>
      <w:commentRangeStart w:id="363"/>
      <w:r>
        <w:rPr>
          <w:rFonts w:hint="eastAsia" w:ascii="华文中宋" w:hAnsi="华文中宋" w:eastAsia="华文中宋"/>
          <w:sz w:val="28"/>
          <w:szCs w:val="28"/>
          <w:lang w:val="en-US" w:eastAsia="zh-CN"/>
        </w:rPr>
        <w:t>instantly</w:t>
      </w:r>
      <w:commentRangeEnd w:id="363"/>
      <w:r>
        <w:commentReference w:id="363"/>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在一些罕见的情况下，如果mono包装器实现了IDisposable接口（也就是说，它具有脚本代码中可用的</w:t>
      </w:r>
      <w:commentRangeStart w:id="364"/>
      <w:r>
        <w:rPr>
          <w:rFonts w:hint="eastAsia" w:ascii="华文中宋" w:hAnsi="华文中宋" w:eastAsia="华文中宋"/>
          <w:sz w:val="28"/>
          <w:szCs w:val="28"/>
          <w:lang w:val="en-US" w:eastAsia="zh-CN"/>
        </w:rPr>
        <w:t>Dispose</w:t>
      </w:r>
      <w:commentRangeEnd w:id="364"/>
      <w:r>
        <w:commentReference w:id="364"/>
      </w:r>
      <w:r>
        <w:rPr>
          <w:rFonts w:hint="eastAsia" w:ascii="华文中宋" w:hAnsi="华文中宋" w:eastAsia="华文中宋"/>
          <w:sz w:val="28"/>
          <w:szCs w:val="28"/>
          <w:lang w:val="en-US" w:eastAsia="zh-CN"/>
        </w:rPr>
        <w:t>()方法）,那么我们实际上可以控制这个行为并强制立即释放。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only known and useful case of this(that this </w:t>
      </w:r>
      <w:commentRangeStart w:id="365"/>
      <w:r>
        <w:rPr>
          <w:rFonts w:hint="eastAsia" w:ascii="华文中宋" w:hAnsi="华文中宋" w:eastAsia="华文中宋"/>
          <w:sz w:val="28"/>
          <w:szCs w:val="28"/>
          <w:lang w:val="en-US" w:eastAsia="zh-CN"/>
        </w:rPr>
        <w:t xml:space="preserve">author </w:t>
      </w:r>
      <w:commentRangeEnd w:id="365"/>
      <w:r>
        <w:commentReference w:id="365"/>
      </w:r>
      <w:r>
        <w:rPr>
          <w:rFonts w:hint="eastAsia" w:ascii="华文中宋" w:hAnsi="华文中宋" w:eastAsia="华文中宋"/>
          <w:sz w:val="28"/>
          <w:szCs w:val="28"/>
          <w:lang w:val="en-US" w:eastAsia="zh-CN"/>
        </w:rPr>
        <w:t xml:space="preserve">is currently </w:t>
      </w:r>
      <w:commentRangeStart w:id="366"/>
      <w:r>
        <w:rPr>
          <w:rFonts w:hint="eastAsia" w:ascii="华文中宋" w:hAnsi="华文中宋" w:eastAsia="华文中宋"/>
          <w:sz w:val="28"/>
          <w:szCs w:val="28"/>
          <w:lang w:val="en-US" w:eastAsia="zh-CN"/>
        </w:rPr>
        <w:t xml:space="preserve">aware </w:t>
      </w:r>
      <w:commentRangeEnd w:id="366"/>
      <w:r>
        <w:commentReference w:id="366"/>
      </w:r>
      <w:r>
        <w:rPr>
          <w:rFonts w:hint="eastAsia" w:ascii="华文中宋" w:hAnsi="华文中宋" w:eastAsia="华文中宋"/>
          <w:sz w:val="28"/>
          <w:szCs w:val="28"/>
          <w:lang w:val="en-US" w:eastAsia="zh-CN"/>
        </w:rPr>
        <w:t>of) is the WWW Class.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这个（本作者目前都知道）的唯一已知和有用的案例是WWW类。</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class is most often used to connect to a web server and download Asset data during runtime.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这个类大多数在链接到web服务器在运行时用来下载资源数据；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class needs to allocate </w:t>
      </w:r>
      <w:commentRangeStart w:id="367"/>
      <w:r>
        <w:rPr>
          <w:rFonts w:hint="eastAsia" w:ascii="华文中宋" w:hAnsi="华文中宋" w:eastAsia="华文中宋"/>
          <w:sz w:val="28"/>
          <w:szCs w:val="28"/>
          <w:lang w:val="en-US" w:eastAsia="zh-CN"/>
        </w:rPr>
        <w:t xml:space="preserve">serveral </w:t>
      </w:r>
      <w:commentRangeEnd w:id="367"/>
      <w:r>
        <w:commentReference w:id="367"/>
      </w:r>
      <w:r>
        <w:rPr>
          <w:rFonts w:hint="eastAsia" w:ascii="华文中宋" w:hAnsi="华文中宋" w:eastAsia="华文中宋"/>
          <w:sz w:val="28"/>
          <w:szCs w:val="28"/>
          <w:lang w:val="en-US" w:eastAsia="zh-CN"/>
        </w:rPr>
        <w:t>buffers in the Native Domain in order to accomplish this task.</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这个类需要在Native Domain中分配多个缓冲区才能完成次任务。</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we </w:t>
      </w:r>
      <w:commentRangeStart w:id="368"/>
      <w:r>
        <w:rPr>
          <w:rFonts w:hint="eastAsia" w:ascii="华文中宋" w:hAnsi="华文中宋" w:eastAsia="华文中宋"/>
          <w:sz w:val="28"/>
          <w:szCs w:val="28"/>
          <w:lang w:val="en-US" w:eastAsia="zh-CN"/>
        </w:rPr>
        <w:t xml:space="preserve">kept </w:t>
      </w:r>
      <w:commentRangeEnd w:id="368"/>
      <w:r>
        <w:commentReference w:id="368"/>
      </w:r>
      <w:r>
        <w:rPr>
          <w:rFonts w:hint="eastAsia" w:ascii="华文中宋" w:hAnsi="华文中宋" w:eastAsia="华文中宋"/>
          <w:sz w:val="28"/>
          <w:szCs w:val="28"/>
          <w:lang w:val="en-US" w:eastAsia="zh-CN"/>
        </w:rPr>
        <w:t xml:space="preserve">all of this memory for a long time, it would be a </w:t>
      </w:r>
      <w:commentRangeStart w:id="369"/>
      <w:r>
        <w:rPr>
          <w:rFonts w:hint="eastAsia" w:ascii="华文中宋" w:hAnsi="华文中宋" w:eastAsia="华文中宋"/>
          <w:sz w:val="28"/>
          <w:szCs w:val="28"/>
          <w:lang w:val="en-US" w:eastAsia="zh-CN"/>
        </w:rPr>
        <w:t xml:space="preserve">colossal </w:t>
      </w:r>
      <w:commentRangeEnd w:id="369"/>
      <w:r>
        <w:commentReference w:id="369"/>
      </w:r>
      <w:r>
        <w:rPr>
          <w:rFonts w:hint="eastAsia" w:ascii="华文中宋" w:hAnsi="华文中宋" w:eastAsia="华文中宋"/>
          <w:sz w:val="28"/>
          <w:szCs w:val="28"/>
          <w:lang w:val="en-US" w:eastAsia="zh-CN"/>
        </w:rPr>
        <w:t xml:space="preserve">waste of </w:t>
      </w:r>
      <w:commentRangeStart w:id="370"/>
      <w:r>
        <w:rPr>
          <w:rFonts w:hint="eastAsia" w:ascii="华文中宋" w:hAnsi="华文中宋" w:eastAsia="华文中宋"/>
          <w:sz w:val="28"/>
          <w:szCs w:val="28"/>
          <w:lang w:val="en-US" w:eastAsia="zh-CN"/>
        </w:rPr>
        <w:t xml:space="preserve">precious </w:t>
      </w:r>
      <w:commentRangeEnd w:id="370"/>
      <w:r>
        <w:commentReference w:id="370"/>
      </w:r>
      <w:r>
        <w:rPr>
          <w:rFonts w:hint="eastAsia" w:ascii="华文中宋" w:hAnsi="华文中宋" w:eastAsia="华文中宋"/>
          <w:sz w:val="28"/>
          <w:szCs w:val="28"/>
          <w:lang w:val="en-US" w:eastAsia="zh-CN"/>
        </w:rPr>
        <w:t>space.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我们把内存保存了很长时间，这将是对宝贵空间的巨大浪费。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So,by calling its Dispose() method from script code, we can </w:t>
      </w:r>
      <w:commentRangeStart w:id="371"/>
      <w:r>
        <w:rPr>
          <w:rFonts w:hint="eastAsia" w:ascii="华文中宋" w:hAnsi="华文中宋" w:eastAsia="华文中宋"/>
          <w:sz w:val="28"/>
          <w:szCs w:val="28"/>
          <w:lang w:val="en-US" w:eastAsia="zh-CN"/>
        </w:rPr>
        <w:t xml:space="preserve">ensure </w:t>
      </w:r>
      <w:commentRangeEnd w:id="371"/>
      <w:r>
        <w:commentReference w:id="371"/>
      </w:r>
      <w:r>
        <w:rPr>
          <w:rFonts w:hint="eastAsia" w:ascii="华文中宋" w:hAnsi="华文中宋" w:eastAsia="华文中宋"/>
          <w:sz w:val="28"/>
          <w:szCs w:val="28"/>
          <w:lang w:val="en-US" w:eastAsia="zh-CN"/>
        </w:rPr>
        <w:t xml:space="preserve">that the memory buffers are freed </w:t>
      </w:r>
      <w:commentRangeStart w:id="372"/>
      <w:r>
        <w:rPr>
          <w:rFonts w:hint="eastAsia" w:ascii="华文中宋" w:hAnsi="华文中宋" w:eastAsia="华文中宋"/>
          <w:sz w:val="28"/>
          <w:szCs w:val="28"/>
          <w:lang w:val="en-US" w:eastAsia="zh-CN"/>
        </w:rPr>
        <w:t xml:space="preserve">promptly </w:t>
      </w:r>
      <w:commentRangeEnd w:id="372"/>
      <w:r>
        <w:commentReference w:id="372"/>
      </w:r>
      <w:r>
        <w:rPr>
          <w:rFonts w:hint="eastAsia" w:ascii="华文中宋" w:hAnsi="华文中宋" w:eastAsia="华文中宋"/>
          <w:sz w:val="28"/>
          <w:szCs w:val="28"/>
          <w:lang w:val="en-US" w:eastAsia="zh-CN"/>
        </w:rPr>
        <w:t xml:space="preserve">and </w:t>
      </w:r>
      <w:commentRangeStart w:id="373"/>
      <w:r>
        <w:rPr>
          <w:rFonts w:hint="eastAsia" w:ascii="华文中宋" w:hAnsi="华文中宋" w:eastAsia="华文中宋"/>
          <w:sz w:val="28"/>
          <w:szCs w:val="28"/>
          <w:lang w:val="en-US" w:eastAsia="zh-CN"/>
        </w:rPr>
        <w:t xml:space="preserve">precisely </w:t>
      </w:r>
      <w:commentRangeEnd w:id="373"/>
      <w:r>
        <w:commentReference w:id="373"/>
      </w:r>
      <w:r>
        <w:rPr>
          <w:rFonts w:hint="eastAsia" w:ascii="华文中宋" w:hAnsi="华文中宋" w:eastAsia="华文中宋"/>
          <w:sz w:val="28"/>
          <w:szCs w:val="28"/>
          <w:lang w:val="en-US" w:eastAsia="zh-CN"/>
        </w:rPr>
        <w:t>when they need to be.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所以，通过从脚本代码中调用Dispose() 方法，我们可以确保在我们需要时及时准确地释放内存缓冲区。</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other Asset ojbects offer some kind of unloading method to clean up any unused asset data, such as Resources.UnloadUnusedAssets().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所有其他的Asset对象都提供某种卸载方法来清理任何未使用的资产数据，例如Resources.UnloadUnusedAssets()方法；</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Actual asset data is stored within the Native Domain, so the Garbage Collector technically isn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involved here, but the idea is basically the same.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实际的资源数据存在Native Domain中，所以这个Garbage Collector 在这里不涉及技术，但是这个想法基本一样；</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will iterate through all Assets of a </w:t>
      </w:r>
      <w:commentRangeStart w:id="374"/>
      <w:r>
        <w:rPr>
          <w:rFonts w:hint="eastAsia" w:ascii="华文中宋" w:hAnsi="华文中宋" w:eastAsia="华文中宋"/>
          <w:sz w:val="28"/>
          <w:szCs w:val="28"/>
          <w:lang w:val="en-US" w:eastAsia="zh-CN"/>
        </w:rPr>
        <w:t xml:space="preserve">particular </w:t>
      </w:r>
      <w:commentRangeEnd w:id="374"/>
      <w:r>
        <w:commentReference w:id="374"/>
      </w:r>
      <w:r>
        <w:rPr>
          <w:rFonts w:hint="eastAsia" w:ascii="华文中宋" w:hAnsi="华文中宋" w:eastAsia="华文中宋"/>
          <w:sz w:val="28"/>
          <w:szCs w:val="28"/>
          <w:lang w:val="en-US" w:eastAsia="zh-CN"/>
        </w:rPr>
        <w:t>type, check if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no longer being referenced, and, if so,deallocatte them.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它将会遍历特定类型的所有Assets，检查他们是否不再被引用，如果是，那么就释放他们；</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again, this is an </w:t>
      </w:r>
      <w:commentRangeStart w:id="375"/>
      <w:r>
        <w:rPr>
          <w:rFonts w:hint="eastAsia" w:ascii="华文中宋" w:hAnsi="华文中宋" w:eastAsia="华文中宋"/>
          <w:sz w:val="28"/>
          <w:szCs w:val="28"/>
          <w:lang w:val="en-US" w:eastAsia="zh-CN"/>
        </w:rPr>
        <w:t xml:space="preserve">asynchronous </w:t>
      </w:r>
      <w:commentRangeEnd w:id="375"/>
      <w:r>
        <w:commentReference w:id="375"/>
      </w:r>
      <w:r>
        <w:rPr>
          <w:rFonts w:hint="eastAsia" w:ascii="华文中宋" w:hAnsi="华文中宋" w:eastAsia="华文中宋"/>
          <w:sz w:val="28"/>
          <w:szCs w:val="28"/>
          <w:lang w:val="en-US" w:eastAsia="zh-CN"/>
        </w:rPr>
        <w:t xml:space="preserve">process and we cannot </w:t>
      </w:r>
      <w:commentRangeStart w:id="376"/>
      <w:r>
        <w:rPr>
          <w:rFonts w:hint="eastAsia" w:ascii="华文中宋" w:hAnsi="华文中宋" w:eastAsia="华文中宋"/>
          <w:sz w:val="28"/>
          <w:szCs w:val="28"/>
          <w:lang w:val="en-US" w:eastAsia="zh-CN"/>
        </w:rPr>
        <w:t xml:space="preserve">guarantee </w:t>
      </w:r>
      <w:commentRangeEnd w:id="376"/>
      <w:r>
        <w:commentReference w:id="376"/>
      </w:r>
      <w:r>
        <w:rPr>
          <w:rFonts w:hint="eastAsia" w:ascii="华文中宋" w:hAnsi="华文中宋" w:eastAsia="华文中宋"/>
          <w:sz w:val="28"/>
          <w:szCs w:val="28"/>
          <w:lang w:val="en-US" w:eastAsia="zh-CN"/>
        </w:rPr>
        <w:t xml:space="preserve">when deallocation will </w:t>
      </w:r>
      <w:commentRangeStart w:id="377"/>
      <w:r>
        <w:rPr>
          <w:rFonts w:hint="eastAsia" w:ascii="华文中宋" w:hAnsi="华文中宋" w:eastAsia="华文中宋"/>
          <w:sz w:val="28"/>
          <w:szCs w:val="28"/>
          <w:lang w:val="en-US" w:eastAsia="zh-CN"/>
        </w:rPr>
        <w:t>occur</w:t>
      </w:r>
      <w:commentRangeEnd w:id="377"/>
      <w:r>
        <w:commentReference w:id="377"/>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但是，同样，这是一个异步过程，我们无法保证何时会发生释放；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method is automatically called </w:t>
      </w:r>
      <w:commentRangeStart w:id="378"/>
      <w:r>
        <w:rPr>
          <w:rFonts w:hint="eastAsia" w:ascii="华文中宋" w:hAnsi="华文中宋" w:eastAsia="华文中宋"/>
          <w:sz w:val="28"/>
          <w:szCs w:val="28"/>
          <w:lang w:val="en-US" w:eastAsia="zh-CN"/>
        </w:rPr>
        <w:t xml:space="preserve">internally </w:t>
      </w:r>
      <w:commentRangeEnd w:id="378"/>
      <w:r>
        <w:commentReference w:id="378"/>
      </w:r>
      <w:r>
        <w:rPr>
          <w:rFonts w:hint="eastAsia" w:ascii="华文中宋" w:hAnsi="华文中宋" w:eastAsia="华文中宋"/>
          <w:sz w:val="28"/>
          <w:szCs w:val="28"/>
          <w:lang w:val="en-US" w:eastAsia="zh-CN"/>
        </w:rPr>
        <w:t>after a Scene is loaded, but this still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guarantee </w:t>
      </w:r>
      <w:commentRangeStart w:id="379"/>
      <w:r>
        <w:rPr>
          <w:rFonts w:hint="eastAsia" w:ascii="华文中宋" w:hAnsi="华文中宋" w:eastAsia="华文中宋"/>
          <w:sz w:val="28"/>
          <w:szCs w:val="28"/>
          <w:lang w:val="en-US" w:eastAsia="zh-CN"/>
        </w:rPr>
        <w:t xml:space="preserve">instant </w:t>
      </w:r>
      <w:commentRangeEnd w:id="379"/>
      <w:r>
        <w:commentReference w:id="379"/>
      </w:r>
      <w:r>
        <w:rPr>
          <w:rFonts w:hint="eastAsia" w:ascii="华文中宋" w:hAnsi="华文中宋" w:eastAsia="华文中宋"/>
          <w:sz w:val="28"/>
          <w:szCs w:val="28"/>
          <w:lang w:val="en-US" w:eastAsia="zh-CN"/>
        </w:rPr>
        <w:t>deallocation.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在场景加载之前这个方法在内部自动调用， 但是仍然不能保证会立即释放。</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At the very least, Resources.UnloadAsset()(that is, unloading one specific Asset at a time) is the </w:t>
      </w:r>
      <w:commentRangeStart w:id="380"/>
      <w:r>
        <w:rPr>
          <w:rFonts w:hint="eastAsia" w:ascii="华文中宋" w:hAnsi="华文中宋" w:eastAsia="华文中宋"/>
          <w:sz w:val="28"/>
          <w:szCs w:val="28"/>
          <w:lang w:val="en-US" w:eastAsia="zh-CN"/>
        </w:rPr>
        <w:t xml:space="preserve">preferred </w:t>
      </w:r>
      <w:commentRangeEnd w:id="380"/>
      <w:r>
        <w:commentReference w:id="380"/>
      </w:r>
      <w:r>
        <w:rPr>
          <w:rFonts w:hint="eastAsia" w:ascii="华文中宋" w:hAnsi="华文中宋" w:eastAsia="华文中宋"/>
          <w:sz w:val="28"/>
          <w:szCs w:val="28"/>
          <w:lang w:val="en-US" w:eastAsia="zh-CN"/>
        </w:rPr>
        <w:t xml:space="preserve">way to clean up Asset data, since time will not be spent iterating through the </w:t>
      </w:r>
      <w:commentRangeStart w:id="381"/>
      <w:r>
        <w:rPr>
          <w:rFonts w:hint="eastAsia" w:ascii="华文中宋" w:hAnsi="华文中宋" w:eastAsia="华文中宋"/>
          <w:sz w:val="28"/>
          <w:szCs w:val="28"/>
          <w:lang w:val="en-US" w:eastAsia="zh-CN"/>
        </w:rPr>
        <w:t xml:space="preserve">entire </w:t>
      </w:r>
      <w:commentRangeEnd w:id="381"/>
      <w:r>
        <w:commentReference w:id="381"/>
      </w:r>
      <w:r>
        <w:rPr>
          <w:rFonts w:hint="eastAsia" w:ascii="华文中宋" w:hAnsi="华文中宋" w:eastAsia="华文中宋"/>
          <w:sz w:val="28"/>
          <w:szCs w:val="28"/>
          <w:lang w:val="en-US" w:eastAsia="zh-CN"/>
        </w:rPr>
        <w:t>collection.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至少，Reals.UnLobaseTo（）（即，每次卸载一个特定的资产）是清理资产数据的首选方法，因为不会花费时间迭代整个集合。</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w:t>
      </w:r>
      <w:commentRangeStart w:id="382"/>
      <w:r>
        <w:rPr>
          <w:rFonts w:hint="eastAsia" w:ascii="华文中宋" w:hAnsi="华文中宋" w:eastAsia="华文中宋"/>
          <w:sz w:val="28"/>
          <w:szCs w:val="28"/>
          <w:lang w:val="en-US" w:eastAsia="zh-CN"/>
        </w:rPr>
        <w:t xml:space="preserve">worth </w:t>
      </w:r>
      <w:commentRangeEnd w:id="382"/>
      <w:r>
        <w:commentReference w:id="382"/>
      </w:r>
      <w:commentRangeStart w:id="383"/>
      <w:r>
        <w:rPr>
          <w:rFonts w:hint="eastAsia" w:ascii="华文中宋" w:hAnsi="华文中宋" w:eastAsia="华文中宋"/>
          <w:sz w:val="28"/>
          <w:szCs w:val="28"/>
          <w:lang w:val="en-US" w:eastAsia="zh-CN"/>
        </w:rPr>
        <w:t xml:space="preserve">noting </w:t>
      </w:r>
      <w:commentRangeEnd w:id="383"/>
      <w:r>
        <w:commentReference w:id="383"/>
      </w:r>
      <w:r>
        <w:rPr>
          <w:rFonts w:hint="eastAsia" w:ascii="华文中宋" w:hAnsi="华文中宋" w:eastAsia="华文中宋"/>
          <w:sz w:val="28"/>
          <w:szCs w:val="28"/>
          <w:lang w:val="en-US" w:eastAsia="zh-CN"/>
        </w:rPr>
        <w:t xml:space="preserve">that these unloading methods were </w:t>
      </w:r>
      <w:commentRangeStart w:id="384"/>
      <w:r>
        <w:rPr>
          <w:rFonts w:hint="eastAsia" w:ascii="华文中宋" w:hAnsi="华文中宋" w:eastAsia="华文中宋"/>
          <w:sz w:val="28"/>
          <w:szCs w:val="28"/>
          <w:lang w:val="en-US" w:eastAsia="zh-CN"/>
        </w:rPr>
        <w:t xml:space="preserve">upgraded </w:t>
      </w:r>
      <w:commentRangeEnd w:id="384"/>
      <w:r>
        <w:commentReference w:id="384"/>
      </w:r>
      <w:r>
        <w:rPr>
          <w:rFonts w:hint="eastAsia" w:ascii="华文中宋" w:hAnsi="华文中宋" w:eastAsia="华文中宋"/>
          <w:sz w:val="28"/>
          <w:szCs w:val="28"/>
          <w:lang w:val="en-US" w:eastAsia="zh-CN"/>
        </w:rPr>
        <w:t xml:space="preserve">to be multithreaded in Unity 5, which improves the performance cost of cleaning up Asset data </w:t>
      </w:r>
      <w:commentRangeStart w:id="385"/>
      <w:r>
        <w:rPr>
          <w:rFonts w:hint="eastAsia" w:ascii="华文中宋" w:hAnsi="华文中宋" w:eastAsia="华文中宋"/>
          <w:sz w:val="28"/>
          <w:szCs w:val="28"/>
          <w:lang w:val="en-US" w:eastAsia="zh-CN"/>
        </w:rPr>
        <w:t xml:space="preserve">rather </w:t>
      </w:r>
      <w:commentRangeEnd w:id="385"/>
      <w:r>
        <w:commentReference w:id="385"/>
      </w:r>
      <w:commentRangeStart w:id="386"/>
      <w:r>
        <w:rPr>
          <w:rFonts w:hint="eastAsia" w:ascii="华文中宋" w:hAnsi="华文中宋" w:eastAsia="华文中宋"/>
          <w:sz w:val="28"/>
          <w:szCs w:val="28"/>
          <w:lang w:val="en-US" w:eastAsia="zh-CN"/>
        </w:rPr>
        <w:t xml:space="preserve">significantly </w:t>
      </w:r>
      <w:commentRangeEnd w:id="386"/>
      <w:r>
        <w:commentReference w:id="386"/>
      </w:r>
      <w:r>
        <w:rPr>
          <w:rFonts w:hint="eastAsia" w:ascii="华文中宋" w:hAnsi="华文中宋" w:eastAsia="华文中宋"/>
          <w:sz w:val="28"/>
          <w:szCs w:val="28"/>
          <w:lang w:val="en-US" w:eastAsia="zh-CN"/>
        </w:rPr>
        <w:t>on most platforms.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 值得注意的是，这些卸载方法在Unity5中升级为多线程，这大大提高了在大多数平台上清理Asset数据的性能花费。</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However, the best strategy for garbage collection will always be avoidanve; if we allocate as little heap memory and control its </w:t>
      </w:r>
      <w:commentRangeStart w:id="387"/>
      <w:r>
        <w:rPr>
          <w:rFonts w:hint="eastAsia" w:ascii="华文中宋" w:hAnsi="华文中宋" w:eastAsia="华文中宋"/>
          <w:sz w:val="28"/>
          <w:szCs w:val="28"/>
          <w:lang w:val="en-US" w:eastAsia="zh-CN"/>
        </w:rPr>
        <w:t xml:space="preserve">usage </w:t>
      </w:r>
      <w:commentRangeEnd w:id="387"/>
      <w:r>
        <w:commentReference w:id="387"/>
      </w:r>
      <w:r>
        <w:rPr>
          <w:rFonts w:hint="eastAsia" w:ascii="华文中宋" w:hAnsi="华文中宋" w:eastAsia="华文中宋"/>
          <w:sz w:val="28"/>
          <w:szCs w:val="28"/>
          <w:lang w:val="en-US" w:eastAsia="zh-CN"/>
        </w:rPr>
        <w:t>as much as possible, then we won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have to worry about the Garbage Collector </w:t>
      </w:r>
      <w:commentRangeStart w:id="388"/>
      <w:r>
        <w:rPr>
          <w:rFonts w:hint="eastAsia" w:ascii="华文中宋" w:hAnsi="华文中宋" w:eastAsia="华文中宋"/>
          <w:sz w:val="28"/>
          <w:szCs w:val="28"/>
          <w:lang w:val="en-US" w:eastAsia="zh-CN"/>
        </w:rPr>
        <w:t xml:space="preserve">inflicting </w:t>
      </w:r>
      <w:commentRangeEnd w:id="388"/>
      <w:r>
        <w:commentReference w:id="388"/>
      </w:r>
      <w:r>
        <w:rPr>
          <w:rFonts w:hint="eastAsia" w:ascii="华文中宋" w:hAnsi="华文中宋" w:eastAsia="华文中宋"/>
          <w:sz w:val="28"/>
          <w:szCs w:val="28"/>
          <w:lang w:val="en-US" w:eastAsia="zh-CN"/>
        </w:rPr>
        <w:t xml:space="preserve">preformance costs as </w:t>
      </w:r>
      <w:commentRangeStart w:id="389"/>
      <w:r>
        <w:rPr>
          <w:rFonts w:hint="eastAsia" w:ascii="华文中宋" w:hAnsi="华文中宋" w:eastAsia="华文中宋"/>
          <w:sz w:val="28"/>
          <w:szCs w:val="28"/>
          <w:lang w:val="en-US" w:eastAsia="zh-CN"/>
        </w:rPr>
        <w:t xml:space="preserve">frequently </w:t>
      </w:r>
      <w:commentRangeEnd w:id="389"/>
      <w:r>
        <w:commentReference w:id="389"/>
      </w:r>
      <w:r>
        <w:rPr>
          <w:rFonts w:hint="eastAsia" w:ascii="华文中宋" w:hAnsi="华文中宋" w:eastAsia="华文中宋"/>
          <w:sz w:val="28"/>
          <w:szCs w:val="28"/>
          <w:lang w:val="en-US" w:eastAsia="zh-CN"/>
        </w:rPr>
        <w:t xml:space="preserve">or as </w:t>
      </w:r>
      <w:commentRangeStart w:id="390"/>
      <w:r>
        <w:rPr>
          <w:rFonts w:hint="eastAsia" w:ascii="华文中宋" w:hAnsi="华文中宋" w:eastAsia="华文中宋"/>
          <w:sz w:val="28"/>
          <w:szCs w:val="28"/>
          <w:lang w:val="en-US" w:eastAsia="zh-CN"/>
        </w:rPr>
        <w:t>hard</w:t>
      </w:r>
      <w:commentRangeEnd w:id="390"/>
      <w:r>
        <w:commentReference w:id="390"/>
      </w:r>
      <w:r>
        <w:rPr>
          <w:rFonts w:hint="eastAsia" w:ascii="华文中宋" w:hAnsi="华文中宋" w:eastAsia="华文中宋"/>
          <w:sz w:val="28"/>
          <w:szCs w:val="28"/>
          <w:lang w:val="en-US" w:eastAsia="zh-CN"/>
        </w:rPr>
        <w: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然而，最好的垃圾回收策略总是可以避免，如果我们分配尽可能少的堆内存并尽可能控制它的使用，则我们不用担心垃圾回收会频繁的出现造成严重的性能成本。</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You will learn many </w:t>
      </w:r>
      <w:commentRangeStart w:id="391"/>
      <w:r>
        <w:rPr>
          <w:rFonts w:hint="eastAsia" w:ascii="华文中宋" w:hAnsi="华文中宋" w:eastAsia="华文中宋"/>
          <w:sz w:val="28"/>
          <w:szCs w:val="28"/>
          <w:lang w:val="en-US" w:eastAsia="zh-CN"/>
        </w:rPr>
        <w:t xml:space="preserve">tactics </w:t>
      </w:r>
      <w:commentRangeEnd w:id="391"/>
      <w:r>
        <w:commentReference w:id="391"/>
      </w:r>
      <w:r>
        <w:rPr>
          <w:rFonts w:hint="eastAsia" w:ascii="华文中宋" w:hAnsi="华文中宋" w:eastAsia="华文中宋"/>
          <w:sz w:val="28"/>
          <w:szCs w:val="28"/>
          <w:lang w:val="en-US" w:eastAsia="zh-CN"/>
        </w:rPr>
        <w:t xml:space="preserve">for this during the </w:t>
      </w:r>
      <w:commentRangeStart w:id="392"/>
      <w:r>
        <w:rPr>
          <w:rFonts w:hint="eastAsia" w:ascii="华文中宋" w:hAnsi="华文中宋" w:eastAsia="华文中宋"/>
          <w:sz w:val="28"/>
          <w:szCs w:val="28"/>
          <w:lang w:val="en-US" w:eastAsia="zh-CN"/>
        </w:rPr>
        <w:t xml:space="preserve">remainder </w:t>
      </w:r>
      <w:commentRangeEnd w:id="392"/>
      <w:r>
        <w:commentReference w:id="392"/>
      </w:r>
      <w:r>
        <w:rPr>
          <w:rFonts w:hint="eastAsia" w:ascii="华文中宋" w:hAnsi="华文中宋" w:eastAsia="华文中宋"/>
          <w:sz w:val="28"/>
          <w:szCs w:val="28"/>
          <w:lang w:val="en-US" w:eastAsia="zh-CN"/>
        </w:rPr>
        <w:t xml:space="preserve">of the chapter, but you should first </w:t>
      </w:r>
      <w:commentRangeStart w:id="393"/>
      <w:r>
        <w:rPr>
          <w:rFonts w:hint="eastAsia" w:ascii="华文中宋" w:hAnsi="华文中宋" w:eastAsia="华文中宋"/>
          <w:sz w:val="28"/>
          <w:szCs w:val="28"/>
          <w:lang w:val="en-US" w:eastAsia="zh-CN"/>
        </w:rPr>
        <w:t xml:space="preserve">cover </w:t>
      </w:r>
      <w:commentRangeEnd w:id="393"/>
      <w:r>
        <w:commentReference w:id="393"/>
      </w:r>
      <w:r>
        <w:rPr>
          <w:rFonts w:hint="eastAsia" w:ascii="华文中宋" w:hAnsi="华文中宋" w:eastAsia="华文中宋"/>
          <w:sz w:val="28"/>
          <w:szCs w:val="28"/>
          <w:lang w:val="en-US" w:eastAsia="zh-CN"/>
        </w:rPr>
        <w:t xml:space="preserve">some </w:t>
      </w:r>
      <w:commentRangeStart w:id="394"/>
      <w:r>
        <w:rPr>
          <w:rFonts w:hint="eastAsia" w:ascii="华文中宋" w:hAnsi="华文中宋" w:eastAsia="华文中宋"/>
          <w:sz w:val="28"/>
          <w:szCs w:val="28"/>
          <w:lang w:val="en-US" w:eastAsia="zh-CN"/>
        </w:rPr>
        <w:t xml:space="preserve">theory </w:t>
      </w:r>
      <w:commentRangeEnd w:id="394"/>
      <w:r>
        <w:commentReference w:id="394"/>
      </w:r>
      <w:r>
        <w:rPr>
          <w:rFonts w:hint="eastAsia" w:ascii="华文中宋" w:hAnsi="华文中宋" w:eastAsia="华文中宋"/>
          <w:sz w:val="28"/>
          <w:szCs w:val="28"/>
          <w:lang w:val="en-US" w:eastAsia="zh-CN"/>
        </w:rPr>
        <w:t>on how and where memory is allocated;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在本章的剩余部分中，你将学到许多这方面的；但是你在应该首先介绍一些关于如何以及在哪里分配内存的理论。 </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Value types and </w:t>
      </w:r>
      <w:commentRangeStart w:id="395"/>
      <w:r>
        <w:rPr>
          <w:rFonts w:hint="eastAsia" w:ascii="华文中宋" w:hAnsi="华文中宋" w:eastAsia="华文中宋"/>
          <w:sz w:val="28"/>
          <w:szCs w:val="28"/>
          <w:lang w:val="en-US" w:eastAsia="zh-CN"/>
        </w:rPr>
        <w:t xml:space="preserve">Reference </w:t>
      </w:r>
      <w:commentRangeEnd w:id="395"/>
      <w:r>
        <w:commentReference w:id="395"/>
      </w:r>
      <w:r>
        <w:rPr>
          <w:rFonts w:hint="eastAsia" w:ascii="华文中宋" w:hAnsi="华文中宋" w:eastAsia="华文中宋"/>
          <w:sz w:val="28"/>
          <w:szCs w:val="28"/>
          <w:lang w:val="en-US" w:eastAsia="zh-CN"/>
        </w:rPr>
        <w:t>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值类型和引用类型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 all memory allocations we make within Mono will go through the heap.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不是所有我们在Mono中分配的内存都是通过堆。</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.NET Framework(and by extension the C# language, which </w:t>
      </w:r>
      <w:commentRangeStart w:id="396"/>
      <w:r>
        <w:rPr>
          <w:rFonts w:hint="eastAsia" w:ascii="华文中宋" w:hAnsi="华文中宋" w:eastAsia="华文中宋"/>
          <w:sz w:val="28"/>
          <w:szCs w:val="28"/>
          <w:lang w:val="en-US" w:eastAsia="zh-CN"/>
        </w:rPr>
        <w:t xml:space="preserve">merely </w:t>
      </w:r>
      <w:commentRangeEnd w:id="396"/>
      <w:r>
        <w:commentReference w:id="396"/>
      </w:r>
      <w:commentRangeStart w:id="397"/>
      <w:r>
        <w:rPr>
          <w:rFonts w:hint="eastAsia" w:ascii="华文中宋" w:hAnsi="华文中宋" w:eastAsia="华文中宋"/>
          <w:sz w:val="28"/>
          <w:szCs w:val="28"/>
          <w:lang w:val="en-US" w:eastAsia="zh-CN"/>
        </w:rPr>
        <w:t xml:space="preserve">implements </w:t>
      </w:r>
      <w:commentRangeEnd w:id="397"/>
      <w:r>
        <w:commentReference w:id="397"/>
      </w:r>
      <w:r>
        <w:rPr>
          <w:rFonts w:hint="eastAsia" w:ascii="华文中宋" w:hAnsi="华文中宋" w:eastAsia="华文中宋"/>
          <w:sz w:val="28"/>
          <w:szCs w:val="28"/>
          <w:lang w:val="en-US" w:eastAsia="zh-CN"/>
        </w:rPr>
        <w:t xml:space="preserve">the .NET </w:t>
      </w:r>
      <w:commentRangeStart w:id="398"/>
      <w:r>
        <w:rPr>
          <w:rFonts w:hint="eastAsia" w:ascii="华文中宋" w:hAnsi="华文中宋" w:eastAsia="华文中宋"/>
          <w:sz w:val="28"/>
          <w:szCs w:val="28"/>
          <w:lang w:val="en-US" w:eastAsia="zh-CN"/>
        </w:rPr>
        <w:t>specification</w:t>
      </w:r>
      <w:commentRangeEnd w:id="398"/>
      <w:r>
        <w:commentReference w:id="398"/>
      </w:r>
      <w:r>
        <w:rPr>
          <w:rFonts w:hint="eastAsia" w:ascii="华文中宋" w:hAnsi="华文中宋" w:eastAsia="华文中宋"/>
          <w:sz w:val="28"/>
          <w:szCs w:val="28"/>
          <w:lang w:val="en-US" w:eastAsia="zh-CN"/>
        </w:rPr>
        <w:t>) has the concept of Value Types and Reference types, and only the latter of which needs to be marked by the Garbage Collector while it is performing its Mark-and-Sweep algorithm.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.NET Framework(以及拓展为C#语言，仅实现.NET规范)具有值类型和引用类型的概念，并且只有后者需要在垃圾回收器执行Mark-and-Sweep算法。</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Reference types are </w:t>
      </w:r>
      <w:commentRangeStart w:id="399"/>
      <w:r>
        <w:rPr>
          <w:rFonts w:hint="eastAsia" w:ascii="华文中宋" w:hAnsi="华文中宋" w:eastAsia="华文中宋"/>
          <w:sz w:val="28"/>
          <w:szCs w:val="28"/>
          <w:lang w:val="en-US" w:eastAsia="zh-CN"/>
        </w:rPr>
        <w:t xml:space="preserve">expected </w:t>
      </w:r>
      <w:commentRangeEnd w:id="399"/>
      <w:r>
        <w:commentReference w:id="399"/>
      </w:r>
      <w:r>
        <w:rPr>
          <w:rFonts w:hint="eastAsia" w:ascii="华文中宋" w:hAnsi="华文中宋" w:eastAsia="华文中宋"/>
          <w:sz w:val="28"/>
          <w:szCs w:val="28"/>
          <w:lang w:val="en-US" w:eastAsia="zh-CN"/>
        </w:rPr>
        <w:t>to (or need to) last a long time in memory either due to their complexity, their size, or how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user.</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因为引用类型的复杂性，大小或者什么时候使用。所以引用类型在内存中可能需要（或者需要时）持续很长时间。 </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Large datasets, and any kind of object instantiated from a class, is a Reference.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大型数据集以及从类里面实例化的任何对象都是引用类型；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also includes arrays(whether it is of Value types or Reference types), delegates, all classes, such as MonoBehaviour, GameObject, and any custom classes we define.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这个同样包含数组（无论是值类型还是引用类型），委托，所有的类，像monoBehaviour，游戏物体，和任何我们定义的任何自定义类。</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Value types are </w:t>
      </w:r>
      <w:commentRangeStart w:id="400"/>
      <w:r>
        <w:rPr>
          <w:rFonts w:hint="eastAsia" w:ascii="华文中宋" w:hAnsi="华文中宋" w:eastAsia="华文中宋"/>
          <w:sz w:val="28"/>
          <w:szCs w:val="28"/>
          <w:lang w:val="en-US" w:eastAsia="zh-CN"/>
        </w:rPr>
        <w:t xml:space="preserve">normally </w:t>
      </w:r>
      <w:commentRangeEnd w:id="400"/>
      <w:r>
        <w:commentReference w:id="400"/>
      </w:r>
      <w:r>
        <w:rPr>
          <w:rFonts w:hint="eastAsia" w:ascii="华文中宋" w:hAnsi="华文中宋" w:eastAsia="华文中宋"/>
          <w:sz w:val="28"/>
          <w:szCs w:val="28"/>
          <w:lang w:val="en-US" w:eastAsia="zh-CN"/>
        </w:rPr>
        <w:t>allocated on the stack.</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值类型通常在栈上面分配。</w:t>
      </w:r>
    </w:p>
    <w:p>
      <w:pPr>
        <w:numPr>
          <w:ilvl w:val="0"/>
          <w:numId w:val="0"/>
        </w:numPr>
        <w:jc w:val="left"/>
        <w:rPr>
          <w:rFonts w:hint="eastAsia" w:ascii="华文中宋" w:hAnsi="华文中宋" w:eastAsia="华文中宋"/>
          <w:sz w:val="28"/>
          <w:szCs w:val="28"/>
          <w:lang w:val="en-US" w:eastAsia="zh-CN"/>
        </w:rPr>
      </w:pPr>
      <w:commentRangeStart w:id="401"/>
      <w:r>
        <w:rPr>
          <w:rFonts w:hint="eastAsia" w:ascii="华文中宋" w:hAnsi="华文中宋" w:eastAsia="华文中宋"/>
          <w:sz w:val="28"/>
          <w:szCs w:val="28"/>
          <w:lang w:val="en-US" w:eastAsia="zh-CN"/>
        </w:rPr>
        <w:t xml:space="preserve">Primitive </w:t>
      </w:r>
      <w:commentRangeEnd w:id="401"/>
      <w:r>
        <w:commentReference w:id="401"/>
      </w:r>
      <w:r>
        <w:rPr>
          <w:rFonts w:hint="eastAsia" w:ascii="华文中宋" w:hAnsi="华文中宋" w:eastAsia="华文中宋"/>
          <w:sz w:val="28"/>
          <w:szCs w:val="28"/>
          <w:lang w:val="en-US" w:eastAsia="zh-CN"/>
        </w:rPr>
        <w:t>data types such as bools, ints, and floats are examples of Value types, but only if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standalone and not a member of a 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原始数据类型像bool，int 和float 都是值类型的示例，但是前提是他们是独立而不是引用类型的成员。</w:t>
      </w:r>
    </w:p>
    <w:p>
      <w:pPr>
        <w:numPr>
          <w:ilvl w:val="0"/>
          <w:numId w:val="0"/>
        </w:numPr>
        <w:jc w:val="left"/>
        <w:rPr>
          <w:rFonts w:hint="eastAsia" w:ascii="华文中宋" w:hAnsi="华文中宋" w:eastAsia="华文中宋"/>
          <w:sz w:val="28"/>
          <w:szCs w:val="28"/>
          <w:lang w:val="en-US" w:eastAsia="zh-CN"/>
        </w:rPr>
      </w:pPr>
      <w:commentRangeStart w:id="402"/>
      <w:r>
        <w:rPr>
          <w:rFonts w:hint="eastAsia" w:ascii="华文中宋" w:hAnsi="华文中宋" w:eastAsia="华文中宋"/>
          <w:sz w:val="28"/>
          <w:szCs w:val="28"/>
          <w:lang w:val="en-US" w:eastAsia="zh-CN"/>
        </w:rPr>
        <w:t xml:space="preserve">As </w:t>
      </w:r>
      <w:commentRangeStart w:id="403"/>
      <w:r>
        <w:rPr>
          <w:rFonts w:hint="eastAsia" w:ascii="华文中宋" w:hAnsi="华文中宋" w:eastAsia="华文中宋"/>
          <w:sz w:val="28"/>
          <w:szCs w:val="28"/>
          <w:lang w:val="en-US" w:eastAsia="zh-CN"/>
        </w:rPr>
        <w:t xml:space="preserve">soon </w:t>
      </w:r>
      <w:commentRangeEnd w:id="403"/>
      <w:r>
        <w:commentReference w:id="403"/>
      </w:r>
      <w:r>
        <w:rPr>
          <w:rFonts w:hint="eastAsia" w:ascii="华文中宋" w:hAnsi="华文中宋" w:eastAsia="华文中宋"/>
          <w:sz w:val="28"/>
          <w:szCs w:val="28"/>
          <w:lang w:val="en-US" w:eastAsia="zh-CN"/>
        </w:rPr>
        <w:t>as</w:t>
      </w:r>
      <w:commentRangeEnd w:id="402"/>
      <w:r>
        <w:commentReference w:id="402"/>
      </w:r>
      <w:r>
        <w:rPr>
          <w:rFonts w:hint="eastAsia" w:ascii="华文中宋" w:hAnsi="华文中宋" w:eastAsia="华文中宋"/>
          <w:sz w:val="28"/>
          <w:szCs w:val="28"/>
          <w:lang w:val="en-US" w:eastAsia="zh-CN"/>
        </w:rPr>
        <w:t xml:space="preserve"> a primitive data types is contained within a Reference type, such as a class or an array, then it is </w:t>
      </w:r>
      <w:commentRangeStart w:id="404"/>
      <w:r>
        <w:rPr>
          <w:rFonts w:hint="eastAsia" w:ascii="华文中宋" w:hAnsi="华文中宋" w:eastAsia="华文中宋"/>
          <w:sz w:val="28"/>
          <w:szCs w:val="28"/>
          <w:lang w:val="en-US" w:eastAsia="zh-CN"/>
        </w:rPr>
        <w:t xml:space="preserve">implied </w:t>
      </w:r>
      <w:commentRangeEnd w:id="404"/>
      <w:r>
        <w:commentReference w:id="404"/>
      </w:r>
      <w:r>
        <w:rPr>
          <w:rFonts w:hint="eastAsia" w:ascii="华文中宋" w:hAnsi="华文中宋" w:eastAsia="华文中宋"/>
          <w:sz w:val="28"/>
          <w:szCs w:val="28"/>
          <w:lang w:val="en-US" w:eastAsia="zh-CN"/>
        </w:rPr>
        <w:t xml:space="preserve">that it is either too large for the stack or will need to </w:t>
      </w:r>
      <w:commentRangeStart w:id="405"/>
      <w:r>
        <w:rPr>
          <w:rFonts w:hint="eastAsia" w:ascii="华文中宋" w:hAnsi="华文中宋" w:eastAsia="华文中宋"/>
          <w:sz w:val="28"/>
          <w:szCs w:val="28"/>
          <w:lang w:val="en-US" w:eastAsia="zh-CN"/>
        </w:rPr>
        <w:t xml:space="preserve">survive </w:t>
      </w:r>
      <w:commentRangeEnd w:id="405"/>
      <w:r>
        <w:commentReference w:id="405"/>
      </w:r>
      <w:r>
        <w:rPr>
          <w:rFonts w:hint="eastAsia" w:ascii="华文中宋" w:hAnsi="华文中宋" w:eastAsia="华文中宋"/>
          <w:sz w:val="28"/>
          <w:szCs w:val="28"/>
          <w:lang w:val="en-US" w:eastAsia="zh-CN"/>
        </w:rPr>
        <w:t xml:space="preserve">longer than the current </w:t>
      </w:r>
      <w:commentRangeStart w:id="406"/>
      <w:r>
        <w:rPr>
          <w:rFonts w:hint="eastAsia" w:ascii="华文中宋" w:hAnsi="华文中宋" w:eastAsia="华文中宋"/>
          <w:sz w:val="28"/>
          <w:szCs w:val="28"/>
          <w:lang w:val="en-US" w:eastAsia="zh-CN"/>
        </w:rPr>
        <w:t xml:space="preserve">scope </w:t>
      </w:r>
      <w:commentRangeEnd w:id="406"/>
      <w:r>
        <w:commentReference w:id="406"/>
      </w:r>
      <w:r>
        <w:rPr>
          <w:rFonts w:hint="eastAsia" w:ascii="华文中宋" w:hAnsi="华文中宋" w:eastAsia="华文中宋"/>
          <w:sz w:val="28"/>
          <w:szCs w:val="28"/>
          <w:lang w:val="en-US" w:eastAsia="zh-CN"/>
        </w:rPr>
        <w:t>and must be allocated on the heap instead.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一旦原始数据类型包含着引用类型，像类或者数组，那么就意味着它对于栈来说就太大，或者将需要比当前范围更长的生存时间，就必须在堆上面分配。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of this can be best explained through examples.</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所有关于他的最好解释就是通过示例。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following code will create an </w:t>
      </w:r>
      <w:commentRangeStart w:id="407"/>
      <w:r>
        <w:rPr>
          <w:rFonts w:hint="eastAsia" w:ascii="华文中宋" w:hAnsi="华文中宋" w:eastAsia="华文中宋"/>
          <w:sz w:val="28"/>
          <w:szCs w:val="28"/>
          <w:lang w:val="en-US" w:eastAsia="zh-CN"/>
        </w:rPr>
        <w:t xml:space="preserve">integer </w:t>
      </w:r>
      <w:commentRangeEnd w:id="407"/>
      <w:r>
        <w:commentReference w:id="407"/>
      </w:r>
      <w:r>
        <w:rPr>
          <w:rFonts w:hint="eastAsia" w:ascii="华文中宋" w:hAnsi="华文中宋" w:eastAsia="华文中宋"/>
          <w:sz w:val="28"/>
          <w:szCs w:val="28"/>
          <w:lang w:val="en-US" w:eastAsia="zh-CN"/>
        </w:rPr>
        <w:t xml:space="preserve">as a Value that exists on the stack only </w:t>
      </w:r>
      <w:commentRangeStart w:id="408"/>
      <w:r>
        <w:rPr>
          <w:rFonts w:hint="eastAsia" w:ascii="华文中宋" w:hAnsi="华文中宋" w:eastAsia="华文中宋"/>
          <w:sz w:val="28"/>
          <w:szCs w:val="28"/>
          <w:lang w:val="en-US" w:eastAsia="zh-CN"/>
        </w:rPr>
        <w:t>temporaily</w:t>
      </w:r>
      <w:commentRangeEnd w:id="408"/>
      <w:r>
        <w:commentReference w:id="408"/>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以下代码将会创建一个整数，作为一个临时存在于栈上面的值：</w:t>
      </w:r>
    </w:p>
    <w:p>
      <w:pPr>
        <w:numPr>
          <w:ilvl w:val="0"/>
          <w:numId w:val="0"/>
        </w:numPr>
        <w:jc w:val="left"/>
      </w:pPr>
      <w:r>
        <w:drawing>
          <wp:inline distT="0" distB="0" distL="114300" distR="114300">
            <wp:extent cx="4924425" cy="115252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4924425" cy="11525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As soon as the Start() method ends, then the integer is deallocated from the stack.</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一旦这个Start()函数结束，那么这个整数会从栈上面释放。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essentially a free operation since, as </w:t>
      </w:r>
      <w:commentRangeStart w:id="409"/>
      <w:r>
        <w:rPr>
          <w:rFonts w:hint="eastAsia" w:ascii="华文中宋" w:hAnsi="华文中宋" w:eastAsia="华文中宋"/>
          <w:sz w:val="28"/>
          <w:szCs w:val="28"/>
          <w:lang w:val="en-US" w:eastAsia="zh-CN"/>
        </w:rPr>
        <w:t xml:space="preserve">mentioned </w:t>
      </w:r>
      <w:commentRangeEnd w:id="409"/>
      <w:r>
        <w:commentReference w:id="409"/>
      </w:r>
      <w:r>
        <w:rPr>
          <w:rFonts w:hint="eastAsia" w:ascii="华文中宋" w:hAnsi="华文中宋" w:eastAsia="华文中宋"/>
          <w:sz w:val="28"/>
          <w:szCs w:val="28"/>
          <w:lang w:val="en-US" w:eastAsia="zh-CN"/>
        </w:rPr>
        <w:t>previously, it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bother doing any cleanup; it just move the stack pointer back to the previously memory location in the call stack.</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这个基本上是一个自由的操作，因为如先前所属，它不需要做任何清理工作；它只是将栈指针移回到调用栈中的先前任何位置。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Any future stack allocations simply overwrite the old data.</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任何未来的栈分配都是在覆盖旧数据；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Most importantly, no heap allocation </w:t>
      </w:r>
      <w:commentRangeStart w:id="410"/>
      <w:r>
        <w:rPr>
          <w:rFonts w:hint="eastAsia" w:ascii="华文中宋" w:hAnsi="华文中宋" w:eastAsia="华文中宋"/>
          <w:sz w:val="28"/>
          <w:szCs w:val="28"/>
          <w:lang w:val="en-US" w:eastAsia="zh-CN"/>
        </w:rPr>
        <w:t xml:space="preserve">took </w:t>
      </w:r>
      <w:commentRangeEnd w:id="410"/>
      <w:r>
        <w:commentReference w:id="410"/>
      </w:r>
      <w:r>
        <w:rPr>
          <w:rFonts w:hint="eastAsia" w:ascii="华文中宋" w:hAnsi="华文中宋" w:eastAsia="华文中宋"/>
          <w:sz w:val="28"/>
          <w:szCs w:val="28"/>
          <w:lang w:val="en-US" w:eastAsia="zh-CN"/>
        </w:rPr>
        <w:t xml:space="preserve">place to creat the data, and so, the Garbage Collector would be </w:t>
      </w:r>
      <w:commentRangeStart w:id="411"/>
      <w:r>
        <w:rPr>
          <w:rFonts w:hint="eastAsia" w:ascii="华文中宋" w:hAnsi="华文中宋" w:eastAsia="华文中宋"/>
          <w:sz w:val="28"/>
          <w:szCs w:val="28"/>
          <w:lang w:val="en-US" w:eastAsia="zh-CN"/>
        </w:rPr>
        <w:t xml:space="preserve">completely </w:t>
      </w:r>
      <w:commentRangeEnd w:id="411"/>
      <w:r>
        <w:commentReference w:id="411"/>
      </w:r>
      <w:commentRangeStart w:id="412"/>
      <w:r>
        <w:rPr>
          <w:rFonts w:hint="eastAsia" w:ascii="华文中宋" w:hAnsi="华文中宋" w:eastAsia="华文中宋"/>
          <w:sz w:val="28"/>
          <w:szCs w:val="28"/>
          <w:lang w:val="en-US" w:eastAsia="zh-CN"/>
        </w:rPr>
        <w:t xml:space="preserve">unaware </w:t>
      </w:r>
      <w:commentRangeEnd w:id="412"/>
      <w:r>
        <w:commentReference w:id="412"/>
      </w:r>
      <w:r>
        <w:rPr>
          <w:rFonts w:hint="eastAsia" w:ascii="华文中宋" w:hAnsi="华文中宋" w:eastAsia="华文中宋"/>
          <w:sz w:val="28"/>
          <w:szCs w:val="28"/>
          <w:lang w:val="en-US" w:eastAsia="zh-CN"/>
        </w:rPr>
        <w:t xml:space="preserve">of its </w:t>
      </w:r>
      <w:commentRangeStart w:id="413"/>
      <w:r>
        <w:rPr>
          <w:rFonts w:hint="eastAsia" w:ascii="华文中宋" w:hAnsi="华文中宋" w:eastAsia="华文中宋"/>
          <w:sz w:val="28"/>
          <w:szCs w:val="28"/>
          <w:lang w:val="en-US" w:eastAsia="zh-CN"/>
        </w:rPr>
        <w:t>existence</w:t>
      </w:r>
      <w:commentRangeEnd w:id="413"/>
      <w:r>
        <w:commentReference w:id="413"/>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最重要的是，没有堆分配发生来创建数据，因此垃圾回收器将完全不知道它的存在；</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if we created an integer as a member variable of the monoBehaviour class definition, then it is now contained within a Reference type(a class) and must be allocated on the heap along with its container:</w:t>
      </w:r>
    </w:p>
    <w:p>
      <w:pPr>
        <w:numPr>
          <w:ilvl w:val="0"/>
          <w:numId w:val="0"/>
        </w:numPr>
        <w:ind w:firstLine="420" w:firstLineChars="0"/>
        <w:jc w:val="left"/>
      </w:pPr>
      <w:r>
        <w:rPr>
          <w:rFonts w:hint="eastAsia" w:ascii="华文中宋" w:hAnsi="华文中宋" w:eastAsia="华文中宋"/>
          <w:sz w:val="28"/>
          <w:szCs w:val="28"/>
          <w:lang w:val="en-US" w:eastAsia="zh-CN"/>
        </w:rPr>
        <w:t>但是，如果我们创建的是一个整数作为monoBehaviour 类定义的成员，那么他是现在必须包含在一个引用类型（类）中，并且必须与它的容器一起分配在堆上：</w:t>
      </w:r>
      <w:r>
        <w:drawing>
          <wp:inline distT="0" distB="0" distL="114300" distR="114300">
            <wp:extent cx="4410075" cy="1600200"/>
            <wp:effectExtent l="0" t="0" r="952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410075" cy="1600200"/>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Similarly, if we put the integer into an independent class, then the rules for Reference types still apply, and the object is allocated on the heap: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简单的来说，如果我们将一个整数放入一个独立的类中，那么引用类型的规则仍然适用，并且这个对象在堆上分配；</w:t>
      </w:r>
    </w:p>
    <w:p>
      <w:pPr>
        <w:numPr>
          <w:ilvl w:val="0"/>
          <w:numId w:val="0"/>
        </w:numPr>
        <w:ind w:firstLine="420" w:firstLineChars="0"/>
        <w:jc w:val="left"/>
      </w:pPr>
      <w:r>
        <w:drawing>
          <wp:inline distT="0" distB="0" distL="114300" distR="114300">
            <wp:extent cx="5273040" cy="1529080"/>
            <wp:effectExtent l="0" t="0" r="381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273040" cy="1529080"/>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 there is big difference between temporarily allocating memory within a class method and storing </w:t>
      </w:r>
      <w:commentRangeStart w:id="414"/>
      <w:r>
        <w:rPr>
          <w:rFonts w:hint="eastAsia" w:ascii="华文中宋" w:hAnsi="华文中宋" w:eastAsia="华文中宋"/>
          <w:sz w:val="28"/>
          <w:szCs w:val="28"/>
          <w:lang w:val="en-US" w:eastAsia="zh-CN"/>
        </w:rPr>
        <w:t xml:space="preserve">long-term </w:t>
      </w:r>
      <w:commentRangeEnd w:id="414"/>
      <w:r>
        <w:commentReference w:id="414"/>
      </w:r>
      <w:r>
        <w:rPr>
          <w:rFonts w:hint="eastAsia" w:ascii="华文中宋" w:hAnsi="华文中宋" w:eastAsia="华文中宋"/>
          <w:sz w:val="28"/>
          <w:szCs w:val="28"/>
          <w:lang w:val="en-US" w:eastAsia="zh-CN"/>
        </w:rPr>
        <w:t>data in a class</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member data.</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因此，在类方法里面临时分配内存和类成员数据存储长期数据之间存在很大差异；</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both cases,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using a Reference type (a class) to store the data, which means it can be referenced elsewhere.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在这两种情况，我们使用引用类型（类）来保存数据，这意味着他可能会其他地方引用。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example, imagine DoSomething() stored the reference to dataObj within a member variable: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例如，假设DoSomething()在成员变量中存储了对dataObj的引用</w:t>
      </w:r>
    </w:p>
    <w:p>
      <w:pPr>
        <w:numPr>
          <w:ilvl w:val="0"/>
          <w:numId w:val="0"/>
        </w:numPr>
        <w:jc w:val="left"/>
      </w:pP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this case, we would not be able </w:t>
      </w:r>
      <w:r>
        <w:drawing>
          <wp:inline distT="0" distB="0" distL="114300" distR="114300">
            <wp:extent cx="5271135" cy="883920"/>
            <wp:effectExtent l="0" t="0" r="571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271135" cy="883920"/>
                    </a:xfrm>
                    <a:prstGeom prst="rect">
                      <a:avLst/>
                    </a:prstGeom>
                    <a:noFill/>
                    <a:ln w="9525">
                      <a:noFill/>
                    </a:ln>
                  </pic:spPr>
                </pic:pic>
              </a:graphicData>
            </a:graphic>
          </wp:inline>
        </w:drawing>
      </w:r>
      <w:r>
        <w:rPr>
          <w:rFonts w:hint="eastAsia" w:ascii="华文中宋" w:hAnsi="华文中宋" w:eastAsia="华文中宋"/>
          <w:sz w:val="28"/>
          <w:szCs w:val="28"/>
          <w:lang w:val="en-US" w:eastAsia="zh-CN"/>
        </w:rPr>
        <w:t xml:space="preserve">to deallocate the object pointed to dataobj as soon as the Start() method ended because the total number of things referencing the object would go from 2 to 1. </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在这中情况下，一旦Start（）方法结束，我们将无法释放指向dataobject的对象，因为引用该对象的事物总数将从2变为1。 </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not 0, and </w:t>
      </w:r>
      <w:commentRangeStart w:id="415"/>
      <w:commentRangeStart w:id="416"/>
      <w:r>
        <w:rPr>
          <w:rFonts w:hint="eastAsia" w:ascii="华文中宋" w:hAnsi="华文中宋" w:eastAsia="华文中宋"/>
          <w:sz w:val="28"/>
          <w:szCs w:val="28"/>
          <w:lang w:val="en-US" w:eastAsia="zh-CN"/>
        </w:rPr>
        <w:t xml:space="preserve">hence </w:t>
      </w:r>
      <w:commentRangeEnd w:id="415"/>
      <w:r>
        <w:commentReference w:id="415"/>
      </w:r>
      <w:commentRangeEnd w:id="416"/>
      <w:r>
        <w:commentReference w:id="416"/>
      </w:r>
      <w:r>
        <w:rPr>
          <w:rFonts w:hint="eastAsia" w:ascii="华文中宋" w:hAnsi="华文中宋" w:eastAsia="华文中宋"/>
          <w:sz w:val="28"/>
          <w:szCs w:val="28"/>
          <w:lang w:val="en-US" w:eastAsia="zh-CN"/>
        </w:rPr>
        <w:t>the Garbage Collector would still mark it during mark-and-sweep.</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这不是0，所以垃圾回收器仍然在mark-and-sweep期间标记它。</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will also need to set _testDataObj to null, or make it reference something else, before the object was no longer reachable.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在对象不再可访问之前，我们还需要将_testDataObj设置为null，或使其引用其他内容。</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 that a Value type must have a value, and can never be null.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注意一个值类型必须有值，并且值不能为null。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a stack-allocated Value type is </w:t>
      </w:r>
      <w:commentRangeStart w:id="417"/>
      <w:r>
        <w:rPr>
          <w:rFonts w:hint="eastAsia" w:ascii="华文中宋" w:hAnsi="华文中宋" w:eastAsia="华文中宋"/>
          <w:sz w:val="28"/>
          <w:szCs w:val="28"/>
          <w:lang w:val="en-US" w:eastAsia="zh-CN"/>
        </w:rPr>
        <w:t xml:space="preserve">assigned </w:t>
      </w:r>
      <w:commentRangeEnd w:id="417"/>
      <w:r>
        <w:commentReference w:id="417"/>
      </w:r>
      <w:r>
        <w:rPr>
          <w:rFonts w:hint="eastAsia" w:ascii="华文中宋" w:hAnsi="华文中宋" w:eastAsia="华文中宋"/>
          <w:sz w:val="28"/>
          <w:szCs w:val="28"/>
          <w:lang w:val="en-US" w:eastAsia="zh-CN"/>
        </w:rPr>
        <w:t>to a Reference type, then the data is simply copied.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如果栈分配的值类型分配给引用类型，则只需要复制数据。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is true even for arrays of the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即使对于值类型的数组也是如此：</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72405" cy="1069975"/>
            <wp:effectExtent l="0" t="0" r="4445" b="158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5272405" cy="1069975"/>
                    </a:xfrm>
                    <a:prstGeom prst="rect">
                      <a:avLst/>
                    </a:prstGeom>
                    <a:noFill/>
                    <a:ln w="9525">
                      <a:noFill/>
                    </a:ln>
                  </pic:spPr>
                </pic:pic>
              </a:graphicData>
            </a:graphic>
          </wp:inline>
        </w:drawing>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the initial array is created(during object initialization),1000 integers will be allocated on the heap set to a value of 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当数组被创建的时候（在对象初始化期间），在对上面会被分配1000个整数，设置它们的值为0。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the StoreANumber() method is called, the value of num is </w:t>
      </w:r>
      <w:commentRangeStart w:id="418"/>
      <w:r>
        <w:rPr>
          <w:rFonts w:hint="eastAsia" w:ascii="华文中宋" w:hAnsi="华文中宋" w:eastAsia="华文中宋"/>
          <w:sz w:val="28"/>
          <w:szCs w:val="28"/>
          <w:lang w:val="en-US" w:eastAsia="zh-CN"/>
        </w:rPr>
        <w:t xml:space="preserve">merely </w:t>
      </w:r>
      <w:commentRangeEnd w:id="418"/>
      <w:r>
        <w:commentReference w:id="418"/>
      </w:r>
      <w:r>
        <w:rPr>
          <w:rFonts w:hint="eastAsia" w:ascii="华文中宋" w:hAnsi="华文中宋" w:eastAsia="华文中宋"/>
          <w:sz w:val="28"/>
          <w:szCs w:val="28"/>
          <w:lang w:val="en-US" w:eastAsia="zh-CN"/>
        </w:rPr>
        <w:t xml:space="preserve">copied into the zeroth element of the array, </w:t>
      </w:r>
      <w:commentRangeStart w:id="419"/>
      <w:r>
        <w:rPr>
          <w:rFonts w:hint="eastAsia" w:ascii="华文中宋" w:hAnsi="华文中宋" w:eastAsia="华文中宋"/>
          <w:sz w:val="28"/>
          <w:szCs w:val="28"/>
          <w:lang w:val="en-US" w:eastAsia="zh-CN"/>
        </w:rPr>
        <w:t xml:space="preserve">rather </w:t>
      </w:r>
      <w:commentRangeEnd w:id="419"/>
      <w:r>
        <w:commentReference w:id="419"/>
      </w:r>
      <w:r>
        <w:rPr>
          <w:rFonts w:hint="eastAsia" w:ascii="华文中宋" w:hAnsi="华文中宋" w:eastAsia="华文中宋"/>
          <w:sz w:val="28"/>
          <w:szCs w:val="28"/>
          <w:lang w:val="en-US" w:eastAsia="zh-CN"/>
        </w:rPr>
        <w:t>than storing a reference to 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当StoreANumber()方法调用时，num的值会被仅复制到数组的第0号元素，而不是存储对它的引用。</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420"/>
      <w:r>
        <w:rPr>
          <w:rFonts w:hint="eastAsia" w:ascii="华文中宋" w:hAnsi="华文中宋" w:eastAsia="华文中宋"/>
          <w:sz w:val="28"/>
          <w:szCs w:val="28"/>
          <w:lang w:val="en-US" w:eastAsia="zh-CN"/>
        </w:rPr>
        <w:t xml:space="preserve">subtle </w:t>
      </w:r>
      <w:commentRangeEnd w:id="420"/>
      <w:r>
        <w:commentReference w:id="420"/>
      </w:r>
      <w:r>
        <w:rPr>
          <w:rFonts w:hint="eastAsia" w:ascii="华文中宋" w:hAnsi="华文中宋" w:eastAsia="华文中宋"/>
          <w:sz w:val="28"/>
          <w:szCs w:val="28"/>
          <w:lang w:val="en-US" w:eastAsia="zh-CN"/>
        </w:rPr>
        <w:t xml:space="preserve">change in the referencing capability is what </w:t>
      </w:r>
      <w:commentRangeStart w:id="421"/>
      <w:r>
        <w:rPr>
          <w:rFonts w:hint="eastAsia" w:ascii="华文中宋" w:hAnsi="华文中宋" w:eastAsia="华文中宋"/>
          <w:sz w:val="28"/>
          <w:szCs w:val="28"/>
          <w:lang w:val="en-US" w:eastAsia="zh-CN"/>
        </w:rPr>
        <w:t xml:space="preserve">ultimately </w:t>
      </w:r>
      <w:commentRangeEnd w:id="421"/>
      <w:r>
        <w:commentReference w:id="421"/>
      </w:r>
      <w:r>
        <w:rPr>
          <w:rFonts w:hint="eastAsia" w:ascii="华文中宋" w:hAnsi="华文中宋" w:eastAsia="华文中宋"/>
          <w:sz w:val="28"/>
          <w:szCs w:val="28"/>
          <w:lang w:val="en-US" w:eastAsia="zh-CN"/>
        </w:rPr>
        <w:t xml:space="preserve">decides whether something is a Reference type or a Value type, and we should try to use standalone Value types whenever we have the </w:t>
      </w:r>
      <w:commentRangeStart w:id="422"/>
      <w:r>
        <w:rPr>
          <w:rFonts w:hint="eastAsia" w:ascii="华文中宋" w:hAnsi="华文中宋" w:eastAsia="华文中宋"/>
          <w:sz w:val="28"/>
          <w:szCs w:val="28"/>
          <w:lang w:val="en-US" w:eastAsia="zh-CN"/>
        </w:rPr>
        <w:t>opportunity</w:t>
      </w:r>
      <w:commentRangeEnd w:id="422"/>
      <w:r>
        <w:commentReference w:id="422"/>
      </w:r>
      <w:r>
        <w:rPr>
          <w:rFonts w:hint="eastAsia" w:ascii="华文中宋" w:hAnsi="华文中宋" w:eastAsia="华文中宋"/>
          <w:sz w:val="28"/>
          <w:szCs w:val="28"/>
          <w:lang w:val="en-US" w:eastAsia="zh-CN"/>
        </w:rPr>
        <w:t xml:space="preserve">, so that they </w:t>
      </w:r>
      <w:commentRangeStart w:id="423"/>
      <w:r>
        <w:rPr>
          <w:rFonts w:hint="eastAsia" w:ascii="华文中宋" w:hAnsi="华文中宋" w:eastAsia="华文中宋"/>
          <w:sz w:val="28"/>
          <w:szCs w:val="28"/>
          <w:lang w:val="en-US" w:eastAsia="zh-CN"/>
        </w:rPr>
        <w:t xml:space="preserve">generate </w:t>
      </w:r>
      <w:commentRangeEnd w:id="423"/>
      <w:r>
        <w:commentReference w:id="423"/>
      </w:r>
      <w:r>
        <w:rPr>
          <w:rFonts w:hint="eastAsia" w:ascii="华文中宋" w:hAnsi="华文中宋" w:eastAsia="华文中宋"/>
          <w:sz w:val="28"/>
          <w:szCs w:val="28"/>
          <w:lang w:val="en-US" w:eastAsia="zh-CN"/>
        </w:rPr>
        <w:t>stack allocations instead of heap allocations.</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引用功能的细微变化最终决定某些东西是引用类型还是值类型，我们应该在有机会是尝试使用独立的值类型，以便他们生成栈分配而不是堆分配。</w:t>
      </w:r>
    </w:p>
    <w:p>
      <w:pPr>
        <w:numPr>
          <w:ilvl w:val="0"/>
          <w:numId w:val="0"/>
        </w:numPr>
        <w:jc w:val="left"/>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Any </w:t>
      </w:r>
      <w:commentRangeStart w:id="424"/>
      <w:r>
        <w:rPr>
          <w:rFonts w:hint="eastAsia" w:ascii="微软雅黑" w:hAnsi="微软雅黑" w:eastAsia="微软雅黑" w:cs="微软雅黑"/>
          <w:sz w:val="28"/>
          <w:szCs w:val="28"/>
          <w:lang w:val="en-US" w:eastAsia="zh-CN"/>
        </w:rPr>
        <w:t xml:space="preserve">situation </w:t>
      </w:r>
      <w:commentRangeEnd w:id="424"/>
      <w:r>
        <w:rPr>
          <w:rFonts w:hint="eastAsia" w:ascii="微软雅黑" w:hAnsi="微软雅黑" w:eastAsia="微软雅黑" w:cs="微软雅黑"/>
        </w:rPr>
        <w:commentReference w:id="424"/>
      </w:r>
      <w:r>
        <w:rPr>
          <w:rFonts w:hint="eastAsia" w:ascii="微软雅黑" w:hAnsi="微软雅黑" w:eastAsia="微软雅黑" w:cs="微软雅黑"/>
          <w:sz w:val="28"/>
          <w:szCs w:val="28"/>
          <w:lang w:val="en-US" w:eastAsia="zh-CN"/>
        </w:rPr>
        <w:t>where we</w:t>
      </w:r>
      <w:r>
        <w:rPr>
          <w:rFonts w:hint="default" w:ascii="微软雅黑" w:hAnsi="微软雅黑" w:eastAsia="微软雅黑" w:cs="微软雅黑"/>
          <w:sz w:val="28"/>
          <w:szCs w:val="28"/>
          <w:lang w:val="en-US" w:eastAsia="zh-CN"/>
        </w:rPr>
        <w:t>’</w:t>
      </w:r>
      <w:r>
        <w:rPr>
          <w:rFonts w:hint="eastAsia" w:ascii="微软雅黑" w:hAnsi="微软雅黑" w:eastAsia="微软雅黑" w:cs="微软雅黑"/>
          <w:sz w:val="28"/>
          <w:szCs w:val="28"/>
          <w:lang w:val="en-US" w:eastAsia="zh-CN"/>
        </w:rPr>
        <w:t>re just sending around a piece of data that doesn’t need to live longer than the current scope is a good opportunity to use a Value type instead of a Reference type.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任何情况下，我们只需要发送一个不需要比当前范围更长的数据，这是一个使用值类型而不是引用类型的好机会。</w:t>
      </w:r>
    </w:p>
    <w:p>
      <w:pPr>
        <w:numPr>
          <w:ilvl w:val="0"/>
          <w:numId w:val="0"/>
        </w:numPr>
        <w:jc w:val="left"/>
        <w:rPr>
          <w:rFonts w:hint="eastAsia" w:ascii="华文中宋" w:hAnsi="华文中宋" w:eastAsia="华文中宋"/>
          <w:sz w:val="28"/>
          <w:szCs w:val="28"/>
          <w:lang w:val="en-US" w:eastAsia="zh-CN"/>
        </w:rPr>
      </w:pPr>
      <w:commentRangeStart w:id="425"/>
      <w:r>
        <w:rPr>
          <w:rFonts w:hint="eastAsia" w:ascii="华文中宋" w:hAnsi="华文中宋" w:eastAsia="华文中宋"/>
          <w:sz w:val="28"/>
          <w:szCs w:val="28"/>
          <w:lang w:val="en-US" w:eastAsia="zh-CN"/>
        </w:rPr>
        <w:t>Ostensibly</w:t>
      </w:r>
      <w:commentRangeEnd w:id="425"/>
      <w:r>
        <w:commentReference w:id="425"/>
      </w:r>
      <w:r>
        <w:rPr>
          <w:rFonts w:hint="eastAsia" w:ascii="华文中宋" w:hAnsi="华文中宋" w:eastAsia="华文中宋"/>
          <w:sz w:val="28"/>
          <w:szCs w:val="28"/>
          <w:lang w:val="en-US" w:eastAsia="zh-CN"/>
        </w:rPr>
        <w:t xml:space="preserve">, it does not </w:t>
      </w:r>
      <w:commentRangeStart w:id="426"/>
      <w:r>
        <w:rPr>
          <w:rFonts w:hint="eastAsia" w:ascii="华文中宋" w:hAnsi="华文中宋" w:eastAsia="华文中宋"/>
          <w:sz w:val="28"/>
          <w:szCs w:val="28"/>
          <w:lang w:val="en-US" w:eastAsia="zh-CN"/>
        </w:rPr>
        <w:t xml:space="preserve">matter </w:t>
      </w:r>
      <w:commentRangeEnd w:id="426"/>
      <w:r>
        <w:commentReference w:id="426"/>
      </w:r>
      <w:r>
        <w:rPr>
          <w:rFonts w:hint="eastAsia" w:ascii="华文中宋" w:hAnsi="华文中宋" w:eastAsia="华文中宋"/>
          <w:sz w:val="28"/>
          <w:szCs w:val="28"/>
          <w:lang w:val="en-US" w:eastAsia="zh-CN"/>
        </w:rPr>
        <w:t xml:space="preserve">if we pass the data into another method of the same class or a method of another class; it still </w:t>
      </w:r>
      <w:commentRangeStart w:id="427"/>
      <w:r>
        <w:rPr>
          <w:rFonts w:hint="eastAsia" w:ascii="华文中宋" w:hAnsi="华文中宋" w:eastAsia="华文中宋"/>
          <w:sz w:val="28"/>
          <w:szCs w:val="28"/>
          <w:lang w:val="en-US" w:eastAsia="zh-CN"/>
        </w:rPr>
        <w:t xml:space="preserve">remains </w:t>
      </w:r>
      <w:commentRangeEnd w:id="427"/>
      <w:r>
        <w:commentReference w:id="427"/>
      </w:r>
      <w:r>
        <w:rPr>
          <w:rFonts w:hint="eastAsia" w:ascii="华文中宋" w:hAnsi="华文中宋" w:eastAsia="华文中宋"/>
          <w:sz w:val="28"/>
          <w:szCs w:val="28"/>
          <w:lang w:val="en-US" w:eastAsia="zh-CN"/>
        </w:rPr>
        <w:t>a Value type that will exist on the stack until the method that created it goes out of the scope.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表面上，它将数据传递到同一个类的另一个方法或另一个类的方法并不重要，它仍然是栈上存在的值类型，知道创建它的方法超出了范围。</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 </w:t>
      </w:r>
    </w:p>
    <w:p>
      <w:pPr>
        <w:numPr>
          <w:ilvl w:val="0"/>
          <w:numId w:val="0"/>
        </w:numPr>
        <w:jc w:val="left"/>
        <w:rPr>
          <w:rFonts w:hint="eastAsia" w:ascii="华文中宋" w:hAnsi="华文中宋" w:eastAsia="华文中宋"/>
          <w:b/>
          <w:bCs/>
          <w:sz w:val="28"/>
          <w:szCs w:val="28"/>
          <w:lang w:val="en-US" w:eastAsia="zh-CN"/>
        </w:rPr>
      </w:pPr>
      <w:r>
        <w:rPr>
          <w:rFonts w:hint="eastAsia" w:ascii="华文中宋" w:hAnsi="华文中宋" w:eastAsia="华文中宋"/>
          <w:b/>
          <w:bCs/>
          <w:sz w:val="28"/>
          <w:szCs w:val="28"/>
          <w:lang w:val="en-US" w:eastAsia="zh-CN"/>
        </w:rPr>
        <w:t>Pass by value and pass by reference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值传递和引用传递</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Technically, something is </w:t>
      </w:r>
      <w:commentRangeStart w:id="428"/>
      <w:r>
        <w:rPr>
          <w:rFonts w:hint="eastAsia" w:ascii="华文中宋" w:hAnsi="华文中宋" w:eastAsia="华文中宋"/>
          <w:sz w:val="28"/>
          <w:szCs w:val="28"/>
          <w:lang w:val="en-US" w:eastAsia="zh-CN"/>
        </w:rPr>
        <w:t xml:space="preserve">duplicated </w:t>
      </w:r>
      <w:commentRangeEnd w:id="428"/>
      <w:r>
        <w:commentReference w:id="428"/>
      </w:r>
      <w:r>
        <w:rPr>
          <w:rFonts w:hint="eastAsia" w:ascii="华文中宋" w:hAnsi="华文中宋" w:eastAsia="华文中宋"/>
          <w:sz w:val="28"/>
          <w:szCs w:val="28"/>
          <w:lang w:val="en-US" w:eastAsia="zh-CN"/>
        </w:rPr>
        <w:t>every time a data value is passed as an argument from one method to another, and this is true whether it is a Value type or a Referenve type.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技术上来说，每次讲数值作为参数从一个方法传递到另一个方法时，都会复制某些内容，无论是值类型还是引用类型都是如此。</w:t>
      </w:r>
    </w:p>
    <w:p>
      <w:pPr>
        <w:numPr>
          <w:ilvl w:val="0"/>
          <w:numId w:val="0"/>
        </w:numPr>
        <w:jc w:val="left"/>
        <w:rPr>
          <w:rFonts w:hint="eastAsia" w:ascii="华文中宋" w:hAnsi="华文中宋" w:eastAsia="华文中宋"/>
          <w:b/>
          <w:bCs/>
          <w:sz w:val="28"/>
          <w:szCs w:val="28"/>
          <w:lang w:val="en-US" w:eastAsia="zh-CN"/>
        </w:rPr>
      </w:pPr>
      <w:r>
        <w:rPr>
          <w:rFonts w:hint="eastAsia" w:ascii="华文中宋" w:hAnsi="华文中宋" w:eastAsia="华文中宋"/>
          <w:sz w:val="28"/>
          <w:szCs w:val="28"/>
          <w:lang w:val="en-US" w:eastAsia="zh-CN"/>
        </w:rPr>
        <w:t xml:space="preserve">This is </w:t>
      </w:r>
      <w:commentRangeStart w:id="429"/>
      <w:r>
        <w:rPr>
          <w:rFonts w:hint="eastAsia" w:ascii="华文中宋" w:hAnsi="华文中宋" w:eastAsia="华文中宋"/>
          <w:sz w:val="28"/>
          <w:szCs w:val="28"/>
          <w:lang w:val="en-US" w:eastAsia="zh-CN"/>
        </w:rPr>
        <w:t>known as</w:t>
      </w:r>
      <w:commentRangeEnd w:id="429"/>
      <w:r>
        <w:commentReference w:id="429"/>
      </w:r>
      <w:r>
        <w:rPr>
          <w:rFonts w:hint="eastAsia" w:ascii="华文中宋" w:hAnsi="华文中宋" w:eastAsia="华文中宋"/>
          <w:sz w:val="28"/>
          <w:szCs w:val="28"/>
          <w:lang w:val="en-US" w:eastAsia="zh-CN"/>
        </w:rPr>
        <w:t xml:space="preserve"> </w:t>
      </w:r>
      <w:r>
        <w:rPr>
          <w:rFonts w:hint="eastAsia" w:ascii="华文中宋" w:hAnsi="华文中宋" w:eastAsia="华文中宋"/>
          <w:b/>
          <w:bCs/>
          <w:sz w:val="28"/>
          <w:szCs w:val="28"/>
          <w:lang w:val="en-US" w:eastAsia="zh-CN"/>
        </w:rPr>
        <w:t>passing by value.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这就是所谓的值传递</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main difference is that a Reference type is merely a pointer which consumes only 4 or 8 bytes in memory(32-bit or 64 bit, depending on the </w:t>
      </w:r>
      <w:commentRangeStart w:id="430"/>
      <w:r>
        <w:rPr>
          <w:rFonts w:hint="eastAsia" w:ascii="华文中宋" w:hAnsi="华文中宋" w:eastAsia="华文中宋"/>
          <w:sz w:val="28"/>
          <w:szCs w:val="28"/>
          <w:lang w:val="en-US" w:eastAsia="zh-CN"/>
        </w:rPr>
        <w:t>architecture</w:t>
      </w:r>
      <w:commentRangeEnd w:id="430"/>
      <w:r>
        <w:commentReference w:id="430"/>
      </w:r>
      <w:r>
        <w:rPr>
          <w:rFonts w:hint="eastAsia" w:ascii="华文中宋" w:hAnsi="华文中宋" w:eastAsia="华文中宋"/>
          <w:sz w:val="28"/>
          <w:szCs w:val="28"/>
          <w:lang w:val="en-US" w:eastAsia="zh-CN"/>
        </w:rPr>
        <w:t xml:space="preserve">) </w:t>
      </w:r>
      <w:commentRangeStart w:id="431"/>
      <w:r>
        <w:rPr>
          <w:rFonts w:hint="eastAsia" w:ascii="华文中宋" w:hAnsi="华文中宋" w:eastAsia="华文中宋"/>
          <w:sz w:val="28"/>
          <w:szCs w:val="28"/>
          <w:lang w:val="en-US" w:eastAsia="zh-CN"/>
        </w:rPr>
        <w:t xml:space="preserve">regardless </w:t>
      </w:r>
      <w:commentRangeEnd w:id="431"/>
      <w:r>
        <w:commentReference w:id="431"/>
      </w:r>
      <w:r>
        <w:rPr>
          <w:rFonts w:hint="eastAsia" w:ascii="华文中宋" w:hAnsi="华文中宋" w:eastAsia="华文中宋"/>
          <w:sz w:val="28"/>
          <w:szCs w:val="28"/>
          <w:lang w:val="en-US" w:eastAsia="zh-CN"/>
        </w:rPr>
        <w:t>of what it is actually pointing to.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这主要的不同点在于引用类型只是一个指针，在内存中只消耗4或者8字节（32bit或者64bit，具体取决于架构），无论它实际指向什么。</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a Reference type is passed as an argument it is actually the value of this pointer that gets copied, which is very quick since the data is very small.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当应用类型作为参数传递的时候，真实传递的是复制这个值的指针，这是非常快，因为数据非常小。</w:t>
      </w:r>
    </w:p>
    <w:p>
      <w:pPr>
        <w:numPr>
          <w:ilvl w:val="0"/>
          <w:numId w:val="0"/>
        </w:numPr>
        <w:ind w:firstLine="420" w:firstLineChars="0"/>
        <w:jc w:val="left"/>
        <w:rPr>
          <w:rFonts w:hint="eastAsia" w:ascii="华文中宋" w:hAnsi="华文中宋" w:eastAsia="华文中宋"/>
          <w:sz w:val="28"/>
          <w:szCs w:val="28"/>
          <w:lang w:val="en-US" w:eastAsia="zh-CN"/>
        </w:rPr>
      </w:pPr>
      <w:commentRangeStart w:id="432"/>
      <w:r>
        <w:rPr>
          <w:rFonts w:hint="eastAsia" w:ascii="华文中宋" w:hAnsi="华文中宋" w:eastAsia="华文中宋"/>
          <w:sz w:val="28"/>
          <w:szCs w:val="28"/>
          <w:lang w:val="en-US" w:eastAsia="zh-CN"/>
        </w:rPr>
        <w:t>Meanwhile</w:t>
      </w:r>
      <w:commentRangeEnd w:id="432"/>
      <w:r>
        <w:commentReference w:id="432"/>
      </w:r>
      <w:r>
        <w:rPr>
          <w:rFonts w:hint="eastAsia" w:ascii="华文中宋" w:hAnsi="华文中宋" w:eastAsia="华文中宋"/>
          <w:sz w:val="28"/>
          <w:szCs w:val="28"/>
          <w:lang w:val="en-US" w:eastAsia="zh-CN"/>
        </w:rPr>
        <w:t>, a Value type contains the full and complete bits of data stored within the object.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同时，值类型包含存储在这个对象里面完整和完整数据bit。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Hence, all of the data of a Value type gets copied whenever they are passed between methods,or stored in other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因此，只要在方法之间传递或存储在其他值类型中，就会复制Value类型的所有数据。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some cases, it can mean that passing a large Value type as arguments around too much can be more costly than just using a Reference type.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在某些情况下，它可能意味着将大的值类型作为参数传递给过多可能可能仅比使用引用类型更昂贵。</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most Value types, this is not a problem, since they are comparable in size to a pointer.</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对于大多数值类型，这不是一个问题，因为他们在大小上与指针相同。</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this becomes important when we begin to talk about structs, in the next </w:t>
      </w:r>
      <w:commentRangeStart w:id="433"/>
      <w:r>
        <w:rPr>
          <w:rFonts w:hint="eastAsia" w:ascii="华文中宋" w:hAnsi="华文中宋" w:eastAsia="华文中宋"/>
          <w:sz w:val="28"/>
          <w:szCs w:val="28"/>
          <w:lang w:val="en-US" w:eastAsia="zh-CN"/>
        </w:rPr>
        <w:t>section</w:t>
      </w:r>
      <w:commentRangeEnd w:id="433"/>
      <w:r>
        <w:commentReference w:id="433"/>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但是当我们开始谈论关于结构体时，这一点变得很重要，在下一个节中。</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Data can be passed around by reference as well, by using the ref important to keep them </w:t>
      </w:r>
      <w:commentRangeStart w:id="434"/>
      <w:r>
        <w:rPr>
          <w:rFonts w:hint="eastAsia" w:ascii="华文中宋" w:hAnsi="华文中宋" w:eastAsia="华文中宋"/>
          <w:sz w:val="28"/>
          <w:szCs w:val="28"/>
          <w:lang w:val="en-US" w:eastAsia="zh-CN"/>
        </w:rPr>
        <w:t xml:space="preserve">distinct </w:t>
      </w:r>
      <w:commentRangeEnd w:id="434"/>
      <w:r>
        <w:commentReference w:id="434"/>
      </w:r>
      <w:r>
        <w:rPr>
          <w:rFonts w:hint="eastAsia" w:ascii="华文中宋" w:hAnsi="华文中宋" w:eastAsia="华文中宋"/>
          <w:sz w:val="28"/>
          <w:szCs w:val="28"/>
          <w:lang w:val="en-US" w:eastAsia="zh-CN"/>
        </w:rPr>
        <w:t>in our mind when we try to understand what is going on under the hood.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数据可以通过引用传递，通过使用ref关键字，当我们试图理解引擎盖下发生的事情时，将它们保持在我们的脑海中。</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can pass a Value type by value, or by reference, and we can pass a Reference type by value, or by reference.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我们可以通过值或者引用传递值类型，并且我们按值或者引用传递引用类型。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means that there are four distinct data passing </w:t>
      </w:r>
      <w:commentRangeStart w:id="435"/>
      <w:r>
        <w:rPr>
          <w:rFonts w:hint="eastAsia" w:ascii="华文中宋" w:hAnsi="华文中宋" w:eastAsia="华文中宋"/>
          <w:sz w:val="28"/>
          <w:szCs w:val="28"/>
          <w:lang w:val="en-US" w:eastAsia="zh-CN"/>
        </w:rPr>
        <w:t xml:space="preserve">situations </w:t>
      </w:r>
      <w:commentRangeEnd w:id="435"/>
      <w:r>
        <w:commentReference w:id="435"/>
      </w:r>
      <w:r>
        <w:rPr>
          <w:rFonts w:hint="eastAsia" w:ascii="华文中宋" w:hAnsi="华文中宋" w:eastAsia="华文中宋"/>
          <w:sz w:val="28"/>
          <w:szCs w:val="28"/>
          <w:lang w:val="en-US" w:eastAsia="zh-CN"/>
        </w:rPr>
        <w:t xml:space="preserve">that can </w:t>
      </w:r>
      <w:commentRangeStart w:id="436"/>
      <w:r>
        <w:rPr>
          <w:rFonts w:hint="eastAsia" w:ascii="华文中宋" w:hAnsi="华文中宋" w:eastAsia="华文中宋"/>
          <w:sz w:val="28"/>
          <w:szCs w:val="28"/>
          <w:lang w:val="en-US" w:eastAsia="zh-CN"/>
        </w:rPr>
        <w:t xml:space="preserve">occur </w:t>
      </w:r>
      <w:commentRangeEnd w:id="436"/>
      <w:r>
        <w:commentReference w:id="436"/>
      </w:r>
      <w:r>
        <w:rPr>
          <w:rFonts w:hint="eastAsia" w:ascii="华文中宋" w:hAnsi="华文中宋" w:eastAsia="华文中宋"/>
          <w:sz w:val="28"/>
          <w:szCs w:val="28"/>
          <w:lang w:val="en-US" w:eastAsia="zh-CN"/>
        </w:rPr>
        <w:t>depending on which type is being passed and whether the ref keyword is being used or not.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这意味者可能会发生四种不同的数据传递情况，具体取决于传递的类型以及是否正在使用ref关键字。</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data is passed by reference (even if it is a Value type!) then making any changes to the data will change the original.</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当数据通过引用类型传递（即使它是一个值类型），则任何对数据的更改都会改变原始数据；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example, the following code would print the value 10：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例如，以下的代码将打印值10：</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657725" cy="1571625"/>
            <wp:effectExtent l="0" t="0" r="952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4"/>
                    <a:stretch>
                      <a:fillRect/>
                    </a:stretch>
                  </pic:blipFill>
                  <pic:spPr>
                    <a:xfrm>
                      <a:off x="0" y="0"/>
                      <a:ext cx="4657725" cy="15716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Removing the ref keyword from both places would make it print the value 5 instead.</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从这两个地方移除ref关键字，将会打印值5；</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understanding will come in </w:t>
      </w:r>
      <w:commentRangeStart w:id="437"/>
      <w:r>
        <w:rPr>
          <w:rFonts w:hint="eastAsia" w:ascii="华文中宋" w:hAnsi="华文中宋" w:eastAsia="华文中宋"/>
          <w:sz w:val="28"/>
          <w:szCs w:val="28"/>
          <w:lang w:val="en-US" w:eastAsia="zh-CN"/>
        </w:rPr>
        <w:t xml:space="preserve">handy </w:t>
      </w:r>
      <w:commentRangeEnd w:id="437"/>
      <w:r>
        <w:commentReference w:id="437"/>
      </w:r>
      <w:r>
        <w:rPr>
          <w:rFonts w:hint="eastAsia" w:ascii="华文中宋" w:hAnsi="华文中宋" w:eastAsia="华文中宋"/>
          <w:sz w:val="28"/>
          <w:szCs w:val="28"/>
          <w:lang w:val="en-US" w:eastAsia="zh-CN"/>
        </w:rPr>
        <w:t xml:space="preserve">when we start to think about some of the more interesting data types we have </w:t>
      </w:r>
      <w:commentRangeStart w:id="438"/>
      <w:r>
        <w:rPr>
          <w:rFonts w:hint="eastAsia" w:ascii="华文中宋" w:hAnsi="华文中宋" w:eastAsia="华文中宋"/>
          <w:sz w:val="28"/>
          <w:szCs w:val="28"/>
          <w:lang w:val="en-US" w:eastAsia="zh-CN"/>
        </w:rPr>
        <w:t xml:space="preserve">access </w:t>
      </w:r>
      <w:commentRangeEnd w:id="438"/>
      <w:r>
        <w:commentReference w:id="438"/>
      </w:r>
      <w:r>
        <w:rPr>
          <w:rFonts w:hint="eastAsia" w:ascii="华文中宋" w:hAnsi="华文中宋" w:eastAsia="华文中宋"/>
          <w:sz w:val="28"/>
          <w:szCs w:val="28"/>
          <w:lang w:val="en-US" w:eastAsia="zh-CN"/>
        </w:rPr>
        <w:t xml:space="preserve">to. </w:t>
      </w:r>
      <w:commentRangeStart w:id="439"/>
      <w:r>
        <w:rPr>
          <w:rFonts w:hint="eastAsia" w:ascii="华文中宋" w:hAnsi="华文中宋" w:eastAsia="华文中宋"/>
          <w:sz w:val="28"/>
          <w:szCs w:val="28"/>
          <w:lang w:val="en-US" w:eastAsia="zh-CN"/>
        </w:rPr>
        <w:t>Namely</w:t>
      </w:r>
      <w:commentRangeEnd w:id="439"/>
      <w:r>
        <w:commentReference w:id="439"/>
      </w:r>
      <w:r>
        <w:rPr>
          <w:rFonts w:hint="eastAsia" w:ascii="华文中宋" w:hAnsi="华文中宋" w:eastAsia="华文中宋"/>
          <w:sz w:val="28"/>
          <w:szCs w:val="28"/>
          <w:lang w:val="en-US" w:eastAsia="zh-CN"/>
        </w:rPr>
        <w:t>, structs, arrays, and strings.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当我们开始考虑一些更有趣的数据类型是，这种理解将会排上用场，既结构体，数组和字符串。</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b/>
          <w:bCs/>
          <w:sz w:val="28"/>
          <w:szCs w:val="28"/>
          <w:lang w:val="en-US" w:eastAsia="zh-CN"/>
        </w:rPr>
      </w:pPr>
      <w:r>
        <w:rPr>
          <w:rFonts w:hint="eastAsia" w:ascii="华文中宋" w:hAnsi="华文中宋" w:eastAsia="华文中宋"/>
          <w:b/>
          <w:bCs/>
          <w:sz w:val="28"/>
          <w:szCs w:val="28"/>
          <w:lang w:val="en-US" w:eastAsia="zh-CN"/>
        </w:rPr>
        <w:t>Struct are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结构体是值类型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Structs are an interesting special case in C#.</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结构体是C#中是一个有趣的特例。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we come from a C++ background to C#, then we would </w:t>
      </w:r>
      <w:commentRangeStart w:id="440"/>
      <w:r>
        <w:rPr>
          <w:rFonts w:hint="eastAsia" w:ascii="华文中宋" w:hAnsi="华文中宋" w:eastAsia="华文中宋"/>
          <w:sz w:val="28"/>
          <w:szCs w:val="28"/>
          <w:lang w:val="en-US" w:eastAsia="zh-CN"/>
        </w:rPr>
        <w:t xml:space="preserve">probably </w:t>
      </w:r>
      <w:commentRangeEnd w:id="440"/>
      <w:r>
        <w:commentReference w:id="440"/>
      </w:r>
      <w:commentRangeStart w:id="441"/>
      <w:r>
        <w:rPr>
          <w:rFonts w:hint="eastAsia" w:ascii="华文中宋" w:hAnsi="华文中宋" w:eastAsia="华文中宋"/>
          <w:sz w:val="28"/>
          <w:szCs w:val="28"/>
          <w:lang w:val="en-US" w:eastAsia="zh-CN"/>
        </w:rPr>
        <w:t xml:space="preserve">assume </w:t>
      </w:r>
      <w:commentRangeEnd w:id="441"/>
      <w:r>
        <w:commentReference w:id="441"/>
      </w:r>
      <w:r>
        <w:rPr>
          <w:rFonts w:hint="eastAsia" w:ascii="华文中宋" w:hAnsi="华文中宋" w:eastAsia="华文中宋"/>
          <w:sz w:val="28"/>
          <w:szCs w:val="28"/>
          <w:lang w:val="en-US" w:eastAsia="zh-CN"/>
        </w:rPr>
        <w:t>that the only difference between a struct and a class is that a struct has a default access specifier, public, while a class defaults to private.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如果我们从C++后台到c#，则我们可能会假设结构体和类之间的唯一区别是结构具有默认的访问说明符public,而类默认为private。 </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in C#, structs are similar to classes in that they can contain other private/protected/public data, have methods, can be instantiated at runtime, and so 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然而，在c#中，结构体类似于类，因为它们都包含其他private /protected / public数据，具有方法，可以在运行时实例化，等等。</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core difference between the two is that structs are Value types and classes are 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两个之间的核心区别是结构体是值类型，类是引用类型。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There are some other important difference between how structs and classes are </w:t>
      </w:r>
      <w:commentRangeStart w:id="442"/>
      <w:r>
        <w:rPr>
          <w:rFonts w:hint="eastAsia" w:ascii="华文中宋" w:hAnsi="华文中宋" w:eastAsia="华文中宋"/>
          <w:sz w:val="28"/>
          <w:szCs w:val="28"/>
          <w:lang w:val="en-US" w:eastAsia="zh-CN"/>
        </w:rPr>
        <w:t xml:space="preserve">treated </w:t>
      </w:r>
      <w:commentRangeEnd w:id="442"/>
      <w:r>
        <w:commentReference w:id="442"/>
      </w:r>
      <w:r>
        <w:rPr>
          <w:rFonts w:hint="eastAsia" w:ascii="华文中宋" w:hAnsi="华文中宋" w:eastAsia="华文中宋"/>
          <w:sz w:val="28"/>
          <w:szCs w:val="28"/>
          <w:lang w:val="en-US" w:eastAsia="zh-CN"/>
        </w:rPr>
        <w:t>in C#; structs don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support </w:t>
      </w:r>
      <w:commentRangeStart w:id="443"/>
      <w:r>
        <w:rPr>
          <w:rFonts w:hint="eastAsia" w:ascii="华文中宋" w:hAnsi="华文中宋" w:eastAsia="华文中宋"/>
          <w:sz w:val="28"/>
          <w:szCs w:val="28"/>
          <w:lang w:val="en-US" w:eastAsia="zh-CN"/>
        </w:rPr>
        <w:t>inheritance</w:t>
      </w:r>
      <w:commentRangeEnd w:id="443"/>
      <w:r>
        <w:commentReference w:id="443"/>
      </w:r>
      <w:r>
        <w:rPr>
          <w:rFonts w:hint="eastAsia" w:ascii="华文中宋" w:hAnsi="华文中宋" w:eastAsia="华文中宋"/>
          <w:sz w:val="28"/>
          <w:szCs w:val="28"/>
          <w:lang w:val="en-US" w:eastAsia="zh-CN"/>
        </w:rPr>
        <w:t xml:space="preserve">, their properties cannot be given custom default value(member data always defaults to values such as 0 or null, since it is a Value type), and their default </w:t>
      </w:r>
      <w:commentRangeStart w:id="444"/>
      <w:r>
        <w:rPr>
          <w:rFonts w:hint="eastAsia" w:ascii="华文中宋" w:hAnsi="华文中宋" w:eastAsia="华文中宋"/>
          <w:sz w:val="28"/>
          <w:szCs w:val="28"/>
          <w:lang w:val="en-US" w:eastAsia="zh-CN"/>
        </w:rPr>
        <w:t xml:space="preserve">constructors </w:t>
      </w:r>
      <w:commentRangeEnd w:id="444"/>
      <w:r>
        <w:commentReference w:id="444"/>
      </w:r>
      <w:r>
        <w:rPr>
          <w:rFonts w:hint="eastAsia" w:ascii="华文中宋" w:hAnsi="华文中宋" w:eastAsia="华文中宋"/>
          <w:sz w:val="28"/>
          <w:szCs w:val="28"/>
          <w:lang w:val="en-US" w:eastAsia="zh-CN"/>
        </w:rPr>
        <w:t xml:space="preserve">connot be </w:t>
      </w:r>
      <w:commentRangeStart w:id="445"/>
      <w:r>
        <w:rPr>
          <w:rFonts w:hint="eastAsia" w:ascii="华文中宋" w:hAnsi="华文中宋" w:eastAsia="华文中宋"/>
          <w:sz w:val="28"/>
          <w:szCs w:val="28"/>
          <w:lang w:val="en-US" w:eastAsia="zh-CN"/>
        </w:rPr>
        <w:t>overridden</w:t>
      </w:r>
      <w:commentRangeEnd w:id="445"/>
      <w:r>
        <w:commentReference w:id="445"/>
      </w:r>
      <w:r>
        <w:rPr>
          <w:rFonts w:hint="eastAsia" w:ascii="华文中宋" w:hAnsi="华文中宋" w:eastAsia="华文中宋"/>
          <w:sz w:val="28"/>
          <w:szCs w:val="28"/>
          <w:lang w:val="en-US" w:eastAsia="zh-CN"/>
        </w:rPr>
        <w: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在c#中如何处理结构体和类之间还有一些其他重要的区别；struct不支持继承，它们的属性不能给定自定义默认值（成员数据总是默认为0或者null等值，因为他是值类型），并且它们的默认构造函数不能被覆盖。</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greatly </w:t>
      </w:r>
      <w:commentRangeStart w:id="446"/>
      <w:r>
        <w:rPr>
          <w:rFonts w:hint="eastAsia" w:ascii="华文中宋" w:hAnsi="华文中宋" w:eastAsia="华文中宋"/>
          <w:sz w:val="28"/>
          <w:szCs w:val="28"/>
          <w:lang w:val="en-US" w:eastAsia="zh-CN"/>
        </w:rPr>
        <w:t xml:space="preserve">restricts </w:t>
      </w:r>
      <w:commentRangeEnd w:id="446"/>
      <w:r>
        <w:commentReference w:id="446"/>
      </w:r>
      <w:r>
        <w:rPr>
          <w:rFonts w:hint="eastAsia" w:ascii="华文中宋" w:hAnsi="华文中宋" w:eastAsia="华文中宋"/>
          <w:sz w:val="28"/>
          <w:szCs w:val="28"/>
          <w:lang w:val="en-US" w:eastAsia="zh-CN"/>
        </w:rPr>
        <w:t xml:space="preserve">their usage compared to class, so simply replacing all classes with structs(under the </w:t>
      </w:r>
      <w:commentRangeStart w:id="447"/>
      <w:r>
        <w:rPr>
          <w:rFonts w:hint="eastAsia" w:ascii="华文中宋" w:hAnsi="华文中宋" w:eastAsia="华文中宋"/>
          <w:sz w:val="28"/>
          <w:szCs w:val="28"/>
          <w:lang w:val="en-US" w:eastAsia="zh-CN"/>
        </w:rPr>
        <w:t xml:space="preserve">assumption </w:t>
      </w:r>
      <w:commentRangeEnd w:id="447"/>
      <w:r>
        <w:commentReference w:id="447"/>
      </w:r>
      <w:r>
        <w:rPr>
          <w:rFonts w:hint="eastAsia" w:ascii="华文中宋" w:hAnsi="华文中宋" w:eastAsia="华文中宋"/>
          <w:sz w:val="28"/>
          <w:szCs w:val="28"/>
          <w:lang w:val="en-US" w:eastAsia="zh-CN"/>
        </w:rPr>
        <w:t>that it will just allocate everything on the stack) is not a wise course of action.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跟类相比，这极大的限制了它们的使用，因此简单地用结构替换所有类（假设他只是在堆栈上分配所有内容）并不是明智的做法。</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if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re using a class in a situation whose only </w:t>
      </w:r>
      <w:commentRangeStart w:id="448"/>
      <w:r>
        <w:rPr>
          <w:rFonts w:hint="eastAsia" w:ascii="华文中宋" w:hAnsi="华文中宋" w:eastAsia="华文中宋"/>
          <w:sz w:val="28"/>
          <w:szCs w:val="28"/>
          <w:lang w:val="en-US" w:eastAsia="zh-CN"/>
        </w:rPr>
        <w:t xml:space="preserve">purpose </w:t>
      </w:r>
      <w:commentRangeEnd w:id="448"/>
      <w:r>
        <w:commentReference w:id="448"/>
      </w:r>
      <w:r>
        <w:rPr>
          <w:rFonts w:hint="eastAsia" w:ascii="华文中宋" w:hAnsi="华文中宋" w:eastAsia="华文中宋"/>
          <w:sz w:val="28"/>
          <w:szCs w:val="28"/>
          <w:lang w:val="en-US" w:eastAsia="zh-CN"/>
        </w:rPr>
        <w:t xml:space="preserve">is to send a </w:t>
      </w:r>
      <w:commentRangeStart w:id="449"/>
      <w:r>
        <w:rPr>
          <w:rFonts w:hint="eastAsia" w:ascii="华文中宋" w:hAnsi="华文中宋" w:eastAsia="华文中宋"/>
          <w:sz w:val="28"/>
          <w:szCs w:val="28"/>
          <w:lang w:val="en-US" w:eastAsia="zh-CN"/>
        </w:rPr>
        <w:t xml:space="preserve">blob </w:t>
      </w:r>
      <w:commentRangeEnd w:id="449"/>
      <w:r>
        <w:commentReference w:id="449"/>
      </w:r>
      <w:r>
        <w:rPr>
          <w:rFonts w:hint="eastAsia" w:ascii="华文中宋" w:hAnsi="华文中宋" w:eastAsia="华文中宋"/>
          <w:sz w:val="28"/>
          <w:szCs w:val="28"/>
          <w:lang w:val="en-US" w:eastAsia="zh-CN"/>
        </w:rPr>
        <w:t>of data to somewhere else in our application, and it does not need to last beyond the current scope, then we should use a struct instead, since a class would result in a heap allocation for no particularly good reason:</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如果我们在一个情景中使用一个类，其唯一的目的是将一大块数据发送到我们的应用程序中的其他位置，并且它不需要超出当前范围，那么我们应该使用结构体代替，因为一个类会导致堆分配，没有特别好的理由：</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69230" cy="2094865"/>
            <wp:effectExtent l="0" t="0" r="7620"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5"/>
                    <a:stretch>
                      <a:fillRect/>
                    </a:stretch>
                  </pic:blipFill>
                  <pic:spPr>
                    <a:xfrm>
                      <a:off x="0" y="0"/>
                      <a:ext cx="5269230" cy="209486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this example,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re using a class to pass a </w:t>
      </w:r>
      <w:commentRangeStart w:id="450"/>
      <w:r>
        <w:rPr>
          <w:rFonts w:hint="eastAsia" w:ascii="华文中宋" w:hAnsi="华文中宋" w:eastAsia="华文中宋"/>
          <w:sz w:val="28"/>
          <w:szCs w:val="28"/>
          <w:lang w:val="en-US" w:eastAsia="zh-CN"/>
        </w:rPr>
        <w:t xml:space="preserve">bunch </w:t>
      </w:r>
      <w:commentRangeEnd w:id="450"/>
      <w:r>
        <w:commentReference w:id="450"/>
      </w:r>
      <w:r>
        <w:rPr>
          <w:rFonts w:hint="eastAsia" w:ascii="华文中宋" w:hAnsi="华文中宋" w:eastAsia="华文中宋"/>
          <w:sz w:val="28"/>
          <w:szCs w:val="28"/>
          <w:lang w:val="en-US" w:eastAsia="zh-CN"/>
        </w:rPr>
        <w:t xml:space="preserve">of data from one subsystem (the </w:t>
      </w:r>
      <w:commentRangeStart w:id="451"/>
      <w:r>
        <w:rPr>
          <w:rFonts w:hint="eastAsia" w:ascii="华文中宋" w:hAnsi="华文中宋" w:eastAsia="华文中宋"/>
          <w:sz w:val="28"/>
          <w:szCs w:val="28"/>
          <w:lang w:val="en-US" w:eastAsia="zh-CN"/>
        </w:rPr>
        <w:t xml:space="preserve">combat </w:t>
      </w:r>
      <w:commentRangeEnd w:id="451"/>
      <w:r>
        <w:commentReference w:id="451"/>
      </w:r>
      <w:r>
        <w:rPr>
          <w:rFonts w:hint="eastAsia" w:ascii="华文中宋" w:hAnsi="华文中宋" w:eastAsia="华文中宋"/>
          <w:sz w:val="28"/>
          <w:szCs w:val="28"/>
          <w:lang w:val="en-US" w:eastAsia="zh-CN"/>
        </w:rPr>
        <w:t>system) to another(the UI system).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在这个实例中，我们使用一个类把一堆数据从一个子系统（战斗系统）传递给另一个系统（UI系统）。</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only </w:t>
      </w:r>
      <w:commentRangeStart w:id="452"/>
      <w:r>
        <w:rPr>
          <w:rFonts w:hint="eastAsia" w:ascii="华文中宋" w:hAnsi="华文中宋" w:eastAsia="华文中宋"/>
          <w:sz w:val="28"/>
          <w:szCs w:val="28"/>
          <w:lang w:val="en-US" w:eastAsia="zh-CN"/>
        </w:rPr>
        <w:t xml:space="preserve">purpose </w:t>
      </w:r>
      <w:commentRangeEnd w:id="452"/>
      <w:r>
        <w:commentReference w:id="452"/>
      </w:r>
      <w:r>
        <w:rPr>
          <w:rFonts w:hint="eastAsia" w:ascii="华文中宋" w:hAnsi="华文中宋" w:eastAsia="华文中宋"/>
          <w:sz w:val="28"/>
          <w:szCs w:val="28"/>
          <w:lang w:val="en-US" w:eastAsia="zh-CN"/>
        </w:rPr>
        <w:t>of this data is to be calculated and read by various subsystems, so this is a good candidate to convert into a struct.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这些数据的唯一目的是由不同的子系统计算和读取，因此这是转换为结构的一个很好的候选者</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Merely changing the DamageResult definition from a class to a struct could save us quite a few </w:t>
      </w:r>
      <w:commentRangeStart w:id="453"/>
      <w:r>
        <w:rPr>
          <w:rFonts w:hint="eastAsia" w:ascii="华文中宋" w:hAnsi="华文中宋" w:eastAsia="华文中宋"/>
          <w:sz w:val="28"/>
          <w:szCs w:val="28"/>
          <w:lang w:val="en-US" w:eastAsia="zh-CN"/>
        </w:rPr>
        <w:t xml:space="preserve">unnecessary </w:t>
      </w:r>
      <w:commentRangeEnd w:id="453"/>
      <w:r>
        <w:commentReference w:id="453"/>
      </w:r>
      <w:r>
        <w:rPr>
          <w:rFonts w:hint="eastAsia" w:ascii="华文中宋" w:hAnsi="华文中宋" w:eastAsia="华文中宋"/>
          <w:sz w:val="28"/>
          <w:szCs w:val="28"/>
          <w:lang w:val="en-US" w:eastAsia="zh-CN"/>
        </w:rPr>
        <w:t>garbage collections, since it would be allocated on the stack.</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仅仅将DamageResult定义从类更改为结构体可以为我们节省相当多的不必要垃圾收集，因此它将在堆栈上分配。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2876550" cy="600075"/>
            <wp:effectExtent l="0" t="0" r="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2876550" cy="60007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is not a catch-all solution.</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这不是一个完全可行的解决方案。</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Since structs are Value types, this means something </w:t>
      </w:r>
      <w:commentRangeStart w:id="454"/>
      <w:r>
        <w:rPr>
          <w:rFonts w:hint="eastAsia" w:ascii="华文中宋" w:hAnsi="华文中宋" w:eastAsia="华文中宋"/>
          <w:sz w:val="28"/>
          <w:szCs w:val="28"/>
          <w:lang w:val="en-US" w:eastAsia="zh-CN"/>
        </w:rPr>
        <w:t xml:space="preserve">rather </w:t>
      </w:r>
      <w:commentRangeEnd w:id="454"/>
      <w:r>
        <w:commentReference w:id="454"/>
      </w:r>
      <w:commentRangeStart w:id="455"/>
      <w:r>
        <w:rPr>
          <w:rFonts w:hint="eastAsia" w:ascii="华文中宋" w:hAnsi="华文中宋" w:eastAsia="华文中宋"/>
          <w:sz w:val="28"/>
          <w:szCs w:val="28"/>
          <w:lang w:val="en-US" w:eastAsia="zh-CN"/>
        </w:rPr>
        <w:t xml:space="preserve">unique </w:t>
      </w:r>
      <w:commentRangeEnd w:id="455"/>
      <w:r>
        <w:commentReference w:id="455"/>
      </w:r>
      <w:r>
        <w:rPr>
          <w:rFonts w:hint="eastAsia" w:ascii="华文中宋" w:hAnsi="华文中宋" w:eastAsia="华文中宋"/>
          <w:sz w:val="28"/>
          <w:szCs w:val="28"/>
          <w:lang w:val="en-US" w:eastAsia="zh-CN"/>
        </w:rPr>
        <w:t>when it is passed as an argument between methods.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由于结构体是一个值类型，因此当它作为方法之间的参数传递时， 这意味者相当独特。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As we </w:t>
      </w:r>
      <w:commentRangeStart w:id="456"/>
      <w:r>
        <w:rPr>
          <w:rFonts w:hint="eastAsia" w:ascii="华文中宋" w:hAnsi="华文中宋" w:eastAsia="华文中宋"/>
          <w:sz w:val="28"/>
          <w:szCs w:val="28"/>
          <w:lang w:val="en-US" w:eastAsia="zh-CN"/>
        </w:rPr>
        <w:t xml:space="preserve">previously </w:t>
      </w:r>
      <w:commentRangeEnd w:id="456"/>
      <w:r>
        <w:commentReference w:id="456"/>
      </w:r>
      <w:r>
        <w:rPr>
          <w:rFonts w:hint="eastAsia" w:ascii="华文中宋" w:hAnsi="华文中宋" w:eastAsia="华文中宋"/>
          <w:sz w:val="28"/>
          <w:szCs w:val="28"/>
          <w:lang w:val="en-US" w:eastAsia="zh-CN"/>
        </w:rPr>
        <w:t>learned, every time a Value type is pass as an argument between one function and another, it will be duplicated since it is passed by value.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正如我们之前所知，每次将value类型作为一个函数与另一个函数之间的参数传递时，它将被复制，因为它是按值传递的。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creates a duplicate Value type for the next method to use, which will be deallocated as soon as that method goes out of scope, and so on each time it is passed around.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这为下一个要使用的方法常见一个重复的值类型，一旦方法超出了范围就会被释放，并且每次传递时都会释放。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So，if a struct is passed by value between five different methods in a long chain, the five different stack copies will </w:t>
      </w:r>
      <w:commentRangeStart w:id="457"/>
      <w:r>
        <w:rPr>
          <w:rFonts w:hint="eastAsia" w:ascii="华文中宋" w:hAnsi="华文中宋" w:eastAsia="华文中宋"/>
          <w:sz w:val="28"/>
          <w:szCs w:val="28"/>
          <w:lang w:val="en-US" w:eastAsia="zh-CN"/>
        </w:rPr>
        <w:t xml:space="preserve">occur </w:t>
      </w:r>
      <w:commentRangeEnd w:id="457"/>
      <w:r>
        <w:commentReference w:id="457"/>
      </w:r>
      <w:r>
        <w:rPr>
          <w:rFonts w:hint="eastAsia" w:ascii="华文中宋" w:hAnsi="华文中宋" w:eastAsia="华文中宋"/>
          <w:sz w:val="28"/>
          <w:szCs w:val="28"/>
          <w:lang w:val="en-US" w:eastAsia="zh-CN"/>
        </w:rPr>
        <w:t>at the same 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所以，如果结构体在长链中的5个不同的方法之间通过值传递，则5个的栈副本将同时发生。</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Recall that stack deallocations are free, but data copying is not.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回想一下，栈释放是免费，但是数据复制不是。</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copying is pretty much </w:t>
      </w:r>
      <w:commentRangeStart w:id="458"/>
      <w:r>
        <w:rPr>
          <w:rFonts w:hint="eastAsia" w:ascii="华文中宋" w:hAnsi="华文中宋" w:eastAsia="华文中宋"/>
          <w:sz w:val="28"/>
          <w:szCs w:val="28"/>
          <w:lang w:val="en-US" w:eastAsia="zh-CN"/>
        </w:rPr>
        <w:t xml:space="preserve">negligible </w:t>
      </w:r>
      <w:commentRangeEnd w:id="458"/>
      <w:r>
        <w:commentReference w:id="458"/>
      </w:r>
      <w:r>
        <w:rPr>
          <w:rFonts w:hint="eastAsia" w:ascii="华文中宋" w:hAnsi="华文中宋" w:eastAsia="华文中宋"/>
          <w:sz w:val="28"/>
          <w:szCs w:val="28"/>
          <w:lang w:val="en-US" w:eastAsia="zh-CN"/>
        </w:rPr>
        <w:t xml:space="preserve">for small values, such as a single integer or float, but passing around </w:t>
      </w:r>
      <w:commentRangeStart w:id="459"/>
      <w:r>
        <w:rPr>
          <w:rFonts w:hint="eastAsia" w:ascii="华文中宋" w:hAnsi="华文中宋" w:eastAsia="华文中宋"/>
          <w:sz w:val="28"/>
          <w:szCs w:val="28"/>
          <w:lang w:val="en-US" w:eastAsia="zh-CN"/>
        </w:rPr>
        <w:t xml:space="preserve">ridiculously </w:t>
      </w:r>
      <w:commentRangeEnd w:id="459"/>
      <w:r>
        <w:commentReference w:id="459"/>
      </w:r>
      <w:r>
        <w:rPr>
          <w:rFonts w:hint="eastAsia" w:ascii="华文中宋" w:hAnsi="华文中宋" w:eastAsia="华文中宋"/>
          <w:sz w:val="28"/>
          <w:szCs w:val="28"/>
          <w:lang w:val="en-US" w:eastAsia="zh-CN"/>
        </w:rPr>
        <w:t xml:space="preserve">large datasets through structs over and over again is </w:t>
      </w:r>
      <w:commentRangeStart w:id="460"/>
      <w:r>
        <w:rPr>
          <w:rFonts w:hint="eastAsia" w:ascii="华文中宋" w:hAnsi="华文中宋" w:eastAsia="华文中宋"/>
          <w:sz w:val="28"/>
          <w:szCs w:val="28"/>
          <w:lang w:val="en-US" w:eastAsia="zh-CN"/>
        </w:rPr>
        <w:t xml:space="preserve">obviously </w:t>
      </w:r>
      <w:commentRangeEnd w:id="460"/>
      <w:r>
        <w:commentReference w:id="460"/>
      </w:r>
      <w:r>
        <w:rPr>
          <w:rFonts w:hint="eastAsia" w:ascii="华文中宋" w:hAnsi="华文中宋" w:eastAsia="华文中宋"/>
          <w:sz w:val="28"/>
          <w:szCs w:val="28"/>
          <w:lang w:val="en-US" w:eastAsia="zh-CN"/>
        </w:rPr>
        <w:t xml:space="preserve">not a </w:t>
      </w:r>
      <w:commentRangeStart w:id="461"/>
      <w:r>
        <w:rPr>
          <w:rFonts w:hint="eastAsia" w:ascii="华文中宋" w:hAnsi="华文中宋" w:eastAsia="华文中宋"/>
          <w:sz w:val="28"/>
          <w:szCs w:val="28"/>
          <w:lang w:val="en-US" w:eastAsia="zh-CN"/>
        </w:rPr>
        <w:t xml:space="preserve">trivial </w:t>
      </w:r>
      <w:commentRangeEnd w:id="461"/>
      <w:r>
        <w:commentReference w:id="461"/>
      </w:r>
      <w:r>
        <w:rPr>
          <w:rFonts w:hint="eastAsia" w:ascii="华文中宋" w:hAnsi="华文中宋" w:eastAsia="华文中宋"/>
          <w:sz w:val="28"/>
          <w:szCs w:val="28"/>
          <w:lang w:val="en-US" w:eastAsia="zh-CN"/>
        </w:rPr>
        <w:t>task and should be avoided.</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对于小值（例如单个整数或浮点数），复制几乎可以忽略不计，但是一遍又一遍地通过结构体遍布大量数据集显然不是一项微不足道的任务，应该避免。</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In such case, it would be wiser to pass the struct by reference using the ref keyword to minimize the amount of data being copied each time(just a 32-bit or 64-bit integer for the memory reference).</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在这种情况下，使用ref关键字通过引用传递结构体会更明智，以最小化每次复制的数据量（内存引用只是一个32位或64位整数）。</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However, this can be dangerous since passing by reference allows any </w:t>
      </w:r>
      <w:commentRangeStart w:id="462"/>
      <w:r>
        <w:rPr>
          <w:rFonts w:hint="eastAsia" w:ascii="华文中宋" w:hAnsi="华文中宋" w:eastAsia="华文中宋"/>
          <w:sz w:val="28"/>
          <w:szCs w:val="28"/>
          <w:lang w:val="en-US" w:eastAsia="zh-CN"/>
        </w:rPr>
        <w:t xml:space="preserve">subsequent </w:t>
      </w:r>
      <w:commentRangeEnd w:id="462"/>
      <w:r>
        <w:commentReference w:id="462"/>
      </w:r>
      <w:r>
        <w:rPr>
          <w:rFonts w:hint="eastAsia" w:ascii="华文中宋" w:hAnsi="华文中宋" w:eastAsia="华文中宋"/>
          <w:sz w:val="28"/>
          <w:szCs w:val="28"/>
          <w:lang w:val="en-US" w:eastAsia="zh-CN"/>
        </w:rPr>
        <w:t xml:space="preserve">methods to make changes to the struct, in which case it would be </w:t>
      </w:r>
      <w:commentRangeStart w:id="463"/>
      <w:r>
        <w:rPr>
          <w:rFonts w:hint="eastAsia" w:ascii="华文中宋" w:hAnsi="华文中宋" w:eastAsia="华文中宋"/>
          <w:sz w:val="28"/>
          <w:szCs w:val="28"/>
          <w:lang w:val="en-US" w:eastAsia="zh-CN"/>
        </w:rPr>
        <w:t xml:space="preserve">prudent </w:t>
      </w:r>
      <w:commentRangeEnd w:id="463"/>
      <w:r>
        <w:commentReference w:id="463"/>
      </w:r>
      <w:r>
        <w:rPr>
          <w:rFonts w:hint="eastAsia" w:ascii="华文中宋" w:hAnsi="华文中宋" w:eastAsia="华文中宋"/>
          <w:sz w:val="28"/>
          <w:szCs w:val="28"/>
          <w:lang w:val="en-US" w:eastAsia="zh-CN"/>
        </w:rPr>
        <w:t xml:space="preserve">to make its data values readonly(it can only be initialized in the constructor, and never again, event by its own member functions) to </w:t>
      </w:r>
      <w:commentRangeStart w:id="464"/>
      <w:r>
        <w:rPr>
          <w:rFonts w:hint="eastAsia" w:ascii="华文中宋" w:hAnsi="华文中宋" w:eastAsia="华文中宋"/>
          <w:sz w:val="28"/>
          <w:szCs w:val="28"/>
          <w:lang w:val="en-US" w:eastAsia="zh-CN"/>
        </w:rPr>
        <w:t xml:space="preserve">prevent </w:t>
      </w:r>
      <w:commentRangeEnd w:id="464"/>
      <w:r>
        <w:commentReference w:id="464"/>
      </w:r>
      <w:r>
        <w:rPr>
          <w:rFonts w:hint="eastAsia" w:ascii="华文中宋" w:hAnsi="华文中宋" w:eastAsia="华文中宋"/>
          <w:sz w:val="28"/>
          <w:szCs w:val="28"/>
          <w:lang w:val="en-US" w:eastAsia="zh-CN"/>
        </w:rPr>
        <w:t>later changes.</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这可能很危险，因为通过引用传递允许任何后续方法对结构体进行更改，在这种情况下，谨慎地使其数据值只读（它只能在构造函数中初始化，并且永远不会再次，事件由它自己的成员函数）以防以后的更改。</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of the above is also true when structs are contained within Reference types:</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当机构体包含在引用类型中时，以上所有内容都是正确的：</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152900" cy="1552575"/>
            <wp:effectExtent l="0" t="0" r="0"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7"/>
                    <a:stretch>
                      <a:fillRect/>
                    </a:stretch>
                  </pic:blipFill>
                  <pic:spPr>
                    <a:xfrm>
                      <a:off x="0" y="0"/>
                      <a:ext cx="4152900" cy="1552575"/>
                    </a:xfrm>
                    <a:prstGeom prst="rect">
                      <a:avLst/>
                    </a:prstGeom>
                    <a:noFill/>
                    <a:ln w="9525">
                      <a:noFill/>
                    </a:ln>
                  </pic:spPr>
                </pic:pic>
              </a:graphicData>
            </a:graphic>
          </wp:inline>
        </w:drawing>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To the </w:t>
      </w:r>
      <w:commentRangeStart w:id="465"/>
      <w:r>
        <w:rPr>
          <w:rFonts w:hint="eastAsia" w:ascii="华文中宋" w:hAnsi="华文中宋" w:eastAsia="华文中宋"/>
          <w:sz w:val="28"/>
          <w:szCs w:val="28"/>
          <w:lang w:val="en-US" w:eastAsia="zh-CN"/>
        </w:rPr>
        <w:t xml:space="preserve">untrained </w:t>
      </w:r>
      <w:commentRangeEnd w:id="465"/>
      <w:r>
        <w:commentReference w:id="465"/>
      </w:r>
      <w:r>
        <w:rPr>
          <w:rFonts w:hint="eastAsia" w:ascii="华文中宋" w:hAnsi="华文中宋" w:eastAsia="华文中宋"/>
          <w:sz w:val="28"/>
          <w:szCs w:val="28"/>
          <w:lang w:val="en-US" w:eastAsia="zh-CN"/>
        </w:rPr>
        <w:t xml:space="preserve">eye, the </w:t>
      </w:r>
      <w:commentRangeStart w:id="466"/>
      <w:r>
        <w:rPr>
          <w:rFonts w:hint="eastAsia" w:ascii="华文中宋" w:hAnsi="华文中宋" w:eastAsia="华文中宋"/>
          <w:sz w:val="28"/>
          <w:szCs w:val="28"/>
          <w:lang w:val="en-US" w:eastAsia="zh-CN"/>
        </w:rPr>
        <w:t xml:space="preserve">preceding </w:t>
      </w:r>
      <w:commentRangeEnd w:id="466"/>
      <w:r>
        <w:commentReference w:id="466"/>
      </w:r>
      <w:r>
        <w:rPr>
          <w:rFonts w:hint="eastAsia" w:ascii="华文中宋" w:hAnsi="华文中宋" w:eastAsia="华文中宋"/>
          <w:sz w:val="28"/>
          <w:szCs w:val="28"/>
          <w:lang w:val="en-US" w:eastAsia="zh-CN"/>
        </w:rPr>
        <w:t xml:space="preserve">code appears to be </w:t>
      </w:r>
      <w:commentRangeStart w:id="467"/>
      <w:r>
        <w:rPr>
          <w:rFonts w:hint="eastAsia" w:ascii="华文中宋" w:hAnsi="华文中宋" w:eastAsia="华文中宋"/>
          <w:sz w:val="28"/>
          <w:szCs w:val="28"/>
          <w:lang w:val="en-US" w:eastAsia="zh-CN"/>
        </w:rPr>
        <w:t xml:space="preserve">attempting </w:t>
      </w:r>
      <w:commentRangeEnd w:id="467"/>
      <w:r>
        <w:commentReference w:id="467"/>
      </w:r>
      <w:r>
        <w:rPr>
          <w:rFonts w:hint="eastAsia" w:ascii="华文中宋" w:hAnsi="华文中宋" w:eastAsia="华文中宋"/>
          <w:sz w:val="28"/>
          <w:szCs w:val="28"/>
          <w:lang w:val="en-US" w:eastAsia="zh-CN"/>
        </w:rPr>
        <w:t>to store a stack-allocated struct within a Reference type.</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对于未经训练的眼睛，前面的代码似乎试图在Reference类型中存储栈分配的结构；</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Does this mean that a StructHodler object on the heap can now reference an object on the stack?</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这是否意味者堆上的StructHoder对象现在可以引用堆栈上的对象？</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What will happen when the StoreStruct() method goes out of scope and the struct is </w:t>
      </w:r>
      <w:commentRangeStart w:id="468"/>
      <w:r>
        <w:rPr>
          <w:rFonts w:hint="eastAsia" w:ascii="华文中宋" w:hAnsi="华文中宋" w:eastAsia="华文中宋"/>
          <w:sz w:val="28"/>
          <w:szCs w:val="28"/>
          <w:lang w:val="en-US" w:eastAsia="zh-CN"/>
        </w:rPr>
        <w:t>erased</w:t>
      </w:r>
      <w:commentRangeEnd w:id="468"/>
      <w:r>
        <w:commentReference w:id="468"/>
      </w:r>
      <w:r>
        <w:rPr>
          <w:rFonts w:hint="eastAsia" w:ascii="华文中宋" w:hAnsi="华文中宋" w:eastAsia="华文中宋"/>
          <w:sz w:val="28"/>
          <w:szCs w:val="28"/>
          <w:lang w:val="en-US" w:eastAsia="zh-CN"/>
        </w:rPr>
        <w:t>?</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当StoreStruct()函数超出范围并删除结构是会发生什么？</w:t>
      </w:r>
    </w:p>
    <w:p>
      <w:pPr>
        <w:numPr>
          <w:ilvl w:val="0"/>
          <w:numId w:val="0"/>
        </w:numPr>
        <w:jc w:val="both"/>
        <w:rPr>
          <w:rFonts w:hint="eastAsia" w:ascii="华文中宋" w:hAnsi="华文中宋" w:eastAsia="华文中宋"/>
          <w:sz w:val="28"/>
          <w:szCs w:val="28"/>
          <w:lang w:val="en-US" w:eastAsia="zh-CN"/>
        </w:rPr>
      </w:pPr>
      <w:commentRangeStart w:id="469"/>
      <w:r>
        <w:rPr>
          <w:rFonts w:hint="eastAsia" w:ascii="华文中宋" w:hAnsi="华文中宋" w:eastAsia="华文中宋"/>
          <w:sz w:val="28"/>
          <w:szCs w:val="28"/>
          <w:lang w:val="en-US" w:eastAsia="zh-CN"/>
        </w:rPr>
        <w:t>It turns out that</w:t>
      </w:r>
      <w:commentRangeEnd w:id="469"/>
      <w:r>
        <w:commentReference w:id="469"/>
      </w:r>
      <w:r>
        <w:rPr>
          <w:rFonts w:hint="eastAsia" w:ascii="华文中宋" w:hAnsi="华文中宋" w:eastAsia="华文中宋"/>
          <w:sz w:val="28"/>
          <w:szCs w:val="28"/>
          <w:lang w:val="en-US" w:eastAsia="zh-CN"/>
        </w:rPr>
        <w:t xml:space="preserve"> these are the wrong questions.</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事实证明这些是错误的问题。</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actually happening is that, while a DataStruct object(_memberStruct) has been allocated on the heap within the StrucHodler object, it is still a Value type and does not magically transform into a Reference type.</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实际发生的是，虽然DataStrcutd对象（_memberStruct）y已经在StrucHodler对象中的堆上分配，它仍然是一个值类型，并且不会神奇地转化成引用类型。</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So, all of the usual rules for Value types apply.</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因此，适用于Value类型的所有通用规则。</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_memberStruct variable cannot have a value of null and all of its fields will be initialized to 0 or null values.</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_memberStruct变量的值不能为null，并且其所有的字段都将初始化为0或null值。</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When StoreStruct() is called, the data form ds will be copied into _memberStruct.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当StoreStruct()调用的时候,ds的数据格式将会复制到_memberStruct中.</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 are no references to stack objects taking place, and there is no concern about lost data.</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没有对栈对象的引用，也不用担心丢失数据。</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Arrays are Reference types</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数组是引用类型。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Arrays can </w:t>
      </w:r>
      <w:commentRangeStart w:id="470"/>
      <w:r>
        <w:rPr>
          <w:rFonts w:hint="eastAsia" w:ascii="华文中宋" w:hAnsi="华文中宋" w:eastAsia="华文中宋"/>
          <w:sz w:val="28"/>
          <w:szCs w:val="28"/>
          <w:lang w:val="en-US" w:eastAsia="zh-CN"/>
        </w:rPr>
        <w:t xml:space="preserve">potentially </w:t>
      </w:r>
      <w:commentRangeEnd w:id="470"/>
      <w:r>
        <w:commentReference w:id="470"/>
      </w:r>
      <w:r>
        <w:rPr>
          <w:rFonts w:hint="eastAsia" w:ascii="华文中宋" w:hAnsi="华文中宋" w:eastAsia="华文中宋"/>
          <w:sz w:val="28"/>
          <w:szCs w:val="28"/>
          <w:lang w:val="en-US" w:eastAsia="zh-CN"/>
        </w:rPr>
        <w:t>contain a huge amount of data within them, which make them difficult to treat as a Value type since there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probably not enough room on the stack to support them.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数组可能包含大量数据，这使得它们很难被视为值类型，因为栈上可能有足够的空间来支持它们。</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Therefore, they are </w:t>
      </w:r>
      <w:commentRangeStart w:id="471"/>
      <w:r>
        <w:rPr>
          <w:rFonts w:hint="eastAsia" w:ascii="华文中宋" w:hAnsi="华文中宋" w:eastAsia="华文中宋"/>
          <w:sz w:val="28"/>
          <w:szCs w:val="28"/>
          <w:lang w:val="en-US" w:eastAsia="zh-CN"/>
        </w:rPr>
        <w:t xml:space="preserve">treated </w:t>
      </w:r>
      <w:commentRangeEnd w:id="471"/>
      <w:r>
        <w:commentReference w:id="471"/>
      </w:r>
      <w:r>
        <w:rPr>
          <w:rFonts w:hint="eastAsia" w:ascii="华文中宋" w:hAnsi="华文中宋" w:eastAsia="华文中宋"/>
          <w:sz w:val="28"/>
          <w:szCs w:val="28"/>
          <w:lang w:val="en-US" w:eastAsia="zh-CN"/>
        </w:rPr>
        <w:t>as a Reference type so that the entire dataset can be passed around via a single reference, instead of duplicating the entire array every time it is passed around.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因此，它们被视为引用类型，以便整个数据集可以单个引用传递，而不是每次传递时复制整个数组。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true </w:t>
      </w:r>
      <w:commentRangeStart w:id="472"/>
      <w:r>
        <w:rPr>
          <w:rFonts w:hint="eastAsia" w:ascii="华文中宋" w:hAnsi="华文中宋" w:eastAsia="华文中宋"/>
          <w:sz w:val="28"/>
          <w:szCs w:val="28"/>
          <w:lang w:val="en-US" w:eastAsia="zh-CN"/>
        </w:rPr>
        <w:t xml:space="preserve">irrespective </w:t>
      </w:r>
      <w:commentRangeEnd w:id="472"/>
      <w:r>
        <w:commentReference w:id="472"/>
      </w:r>
      <w:r>
        <w:rPr>
          <w:rFonts w:hint="eastAsia" w:ascii="华文中宋" w:hAnsi="华文中宋" w:eastAsia="华文中宋"/>
          <w:sz w:val="28"/>
          <w:szCs w:val="28"/>
          <w:lang w:val="en-US" w:eastAsia="zh-CN"/>
        </w:rPr>
        <w:t>of whether the array contains Value types or 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无论数组包含值类型还是引用类型，都是如此。</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means that the following code will result in a heap allocation:</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这意味者下面代码的结果都是在堆上分配。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74310" cy="2774950"/>
            <wp:effectExtent l="0" t="0" r="2540" b="635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5274310" cy="2774950"/>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473"/>
      <w:r>
        <w:rPr>
          <w:rFonts w:hint="eastAsia" w:ascii="华文中宋" w:hAnsi="华文中宋" w:eastAsia="华文中宋"/>
          <w:sz w:val="28"/>
          <w:szCs w:val="28"/>
          <w:lang w:val="en-US" w:eastAsia="zh-CN"/>
        </w:rPr>
        <w:t xml:space="preserve">subtle </w:t>
      </w:r>
      <w:commentRangeEnd w:id="473"/>
      <w:r>
        <w:commentReference w:id="473"/>
      </w:r>
      <w:r>
        <w:rPr>
          <w:rFonts w:hint="eastAsia" w:ascii="华文中宋" w:hAnsi="华文中宋" w:eastAsia="华文中宋"/>
          <w:sz w:val="28"/>
          <w:szCs w:val="28"/>
          <w:lang w:val="en-US" w:eastAsia="zh-CN"/>
        </w:rPr>
        <w:t>difference in the second code-block is that only one TestStruct exists on the stack at a time(</w:t>
      </w:r>
      <w:commentRangeStart w:id="474"/>
      <w:r>
        <w:rPr>
          <w:rFonts w:hint="eastAsia" w:ascii="华文中宋" w:hAnsi="华文中宋" w:eastAsia="华文中宋"/>
          <w:sz w:val="28"/>
          <w:szCs w:val="28"/>
          <w:lang w:val="en-US" w:eastAsia="zh-CN"/>
        </w:rPr>
        <w:t>at least</w:t>
      </w:r>
      <w:commentRangeEnd w:id="474"/>
      <w:r>
        <w:commentReference w:id="474"/>
      </w:r>
      <w:r>
        <w:rPr>
          <w:rFonts w:hint="eastAsia" w:ascii="华文中宋" w:hAnsi="华文中宋" w:eastAsia="华文中宋"/>
          <w:sz w:val="28"/>
          <w:szCs w:val="28"/>
          <w:lang w:val="en-US" w:eastAsia="zh-CN"/>
        </w:rPr>
        <w:t xml:space="preserve"> for this function DoSomething() can </w:t>
      </w:r>
      <w:commentRangeStart w:id="475"/>
      <w:r>
        <w:rPr>
          <w:rFonts w:hint="eastAsia" w:ascii="华文中宋" w:hAnsi="华文中宋" w:eastAsia="华文中宋"/>
          <w:sz w:val="28"/>
          <w:szCs w:val="28"/>
          <w:lang w:val="en-US" w:eastAsia="zh-CN"/>
        </w:rPr>
        <w:t xml:space="preserve">potentially </w:t>
      </w:r>
      <w:commentRangeEnd w:id="475"/>
      <w:r>
        <w:commentReference w:id="475"/>
      </w:r>
      <w:r>
        <w:rPr>
          <w:rFonts w:hint="eastAsia" w:ascii="华文中宋" w:hAnsi="华文中宋" w:eastAsia="华文中宋"/>
          <w:sz w:val="28"/>
          <w:szCs w:val="28"/>
          <w:lang w:val="en-US" w:eastAsia="zh-CN"/>
        </w:rPr>
        <w:t xml:space="preserve">create more), </w:t>
      </w:r>
      <w:commentRangeStart w:id="476"/>
      <w:r>
        <w:rPr>
          <w:rFonts w:hint="eastAsia" w:ascii="华文中宋" w:hAnsi="华文中宋" w:eastAsia="华文中宋"/>
          <w:sz w:val="28"/>
          <w:szCs w:val="28"/>
          <w:lang w:val="en-US" w:eastAsia="zh-CN"/>
        </w:rPr>
        <w:t xml:space="preserve">whereas </w:t>
      </w:r>
      <w:commentRangeEnd w:id="476"/>
      <w:r>
        <w:commentReference w:id="476"/>
      </w:r>
      <w:r>
        <w:rPr>
          <w:rFonts w:hint="eastAsia" w:ascii="华文中宋" w:hAnsi="华文中宋" w:eastAsia="华文中宋"/>
          <w:sz w:val="28"/>
          <w:szCs w:val="28"/>
          <w:lang w:val="en-US" w:eastAsia="zh-CN"/>
        </w:rPr>
        <w:t>the first block needs to allocate 1000 of them via an array.</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第二个代码块的细微差别在于，一次只有一个TestStruct存在于栈中（至少对于DoSomething（）可能会创建更多），而第一个块需要通过数组分配1000个。</w:t>
      </w:r>
    </w:p>
    <w:p>
      <w:pPr>
        <w:numPr>
          <w:ilvl w:val="0"/>
          <w:numId w:val="0"/>
        </w:numPr>
        <w:jc w:val="left"/>
        <w:rPr>
          <w:rFonts w:hint="eastAsia" w:ascii="华文中宋" w:hAnsi="华文中宋" w:eastAsia="华文中宋"/>
          <w:sz w:val="28"/>
          <w:szCs w:val="28"/>
          <w:lang w:val="en-US" w:eastAsia="zh-CN"/>
        </w:rPr>
      </w:pPr>
      <w:commentRangeStart w:id="477"/>
      <w:r>
        <w:rPr>
          <w:rFonts w:hint="eastAsia" w:ascii="华文中宋" w:hAnsi="华文中宋" w:eastAsia="华文中宋"/>
          <w:sz w:val="28"/>
          <w:szCs w:val="28"/>
          <w:lang w:val="en-US" w:eastAsia="zh-CN"/>
        </w:rPr>
        <w:t>Obviously</w:t>
      </w:r>
      <w:commentRangeEnd w:id="477"/>
      <w:r>
        <w:commentReference w:id="477"/>
      </w:r>
      <w:r>
        <w:rPr>
          <w:rFonts w:hint="eastAsia" w:ascii="华文中宋" w:hAnsi="华文中宋" w:eastAsia="华文中宋"/>
          <w:sz w:val="28"/>
          <w:szCs w:val="28"/>
          <w:lang w:val="en-US" w:eastAsia="zh-CN"/>
        </w:rPr>
        <w:t xml:space="preserve">, these methods are kind of </w:t>
      </w:r>
      <w:commentRangeStart w:id="478"/>
      <w:r>
        <w:rPr>
          <w:rFonts w:hint="eastAsia" w:ascii="华文中宋" w:hAnsi="华文中宋" w:eastAsia="华文中宋"/>
          <w:sz w:val="28"/>
          <w:szCs w:val="28"/>
          <w:lang w:val="en-US" w:eastAsia="zh-CN"/>
        </w:rPr>
        <w:t xml:space="preserve">ridiculous </w:t>
      </w:r>
      <w:commentRangeEnd w:id="478"/>
      <w:r>
        <w:commentReference w:id="478"/>
      </w:r>
      <w:r>
        <w:rPr>
          <w:rFonts w:hint="eastAsia" w:ascii="华文中宋" w:hAnsi="华文中宋" w:eastAsia="华文中宋"/>
          <w:sz w:val="28"/>
          <w:szCs w:val="28"/>
          <w:lang w:val="en-US" w:eastAsia="zh-CN"/>
        </w:rPr>
        <w:t>as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re written, but they </w:t>
      </w:r>
      <w:commentRangeStart w:id="479"/>
      <w:r>
        <w:rPr>
          <w:rFonts w:hint="eastAsia" w:ascii="华文中宋" w:hAnsi="华文中宋" w:eastAsia="华文中宋"/>
          <w:sz w:val="28"/>
          <w:szCs w:val="28"/>
          <w:lang w:val="en-US" w:eastAsia="zh-CN"/>
        </w:rPr>
        <w:t xml:space="preserve">illustrate </w:t>
      </w:r>
      <w:commentRangeEnd w:id="479"/>
      <w:r>
        <w:commentReference w:id="479"/>
      </w:r>
      <w:r>
        <w:rPr>
          <w:rFonts w:hint="eastAsia" w:ascii="华文中宋" w:hAnsi="华文中宋" w:eastAsia="华文中宋"/>
          <w:sz w:val="28"/>
          <w:szCs w:val="28"/>
          <w:lang w:val="en-US" w:eastAsia="zh-CN"/>
        </w:rPr>
        <w:t xml:space="preserve">an important point to </w:t>
      </w:r>
      <w:commentRangeStart w:id="480"/>
      <w:r>
        <w:rPr>
          <w:rFonts w:hint="eastAsia" w:ascii="华文中宋" w:hAnsi="华文中宋" w:eastAsia="华文中宋"/>
          <w:sz w:val="28"/>
          <w:szCs w:val="28"/>
          <w:lang w:val="en-US" w:eastAsia="zh-CN"/>
        </w:rPr>
        <w:t>consider</w:t>
      </w:r>
      <w:commentRangeEnd w:id="480"/>
      <w:r>
        <w:commentReference w:id="480"/>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显然，这些方法有点荒谬，但它们说明了一个需要考虑的重点。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compiler isn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smart enough to automatically find these situations for us and make the </w:t>
      </w:r>
      <w:commentRangeStart w:id="481"/>
      <w:r>
        <w:rPr>
          <w:rFonts w:hint="eastAsia" w:ascii="华文中宋" w:hAnsi="华文中宋" w:eastAsia="华文中宋"/>
          <w:sz w:val="28"/>
          <w:szCs w:val="28"/>
          <w:lang w:val="en-US" w:eastAsia="zh-CN"/>
        </w:rPr>
        <w:t xml:space="preserve">appropriate </w:t>
      </w:r>
      <w:commentRangeEnd w:id="481"/>
      <w:r>
        <w:commentReference w:id="481"/>
      </w:r>
      <w:r>
        <w:rPr>
          <w:rFonts w:hint="eastAsia" w:ascii="华文中宋" w:hAnsi="华文中宋" w:eastAsia="华文中宋"/>
          <w:sz w:val="28"/>
          <w:szCs w:val="28"/>
          <w:lang w:val="en-US" w:eastAsia="zh-CN"/>
        </w:rPr>
        <w:t>changes.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编译器不够智能，无法自动为我们找到这些情况并进行适当的更改。</w:t>
      </w:r>
    </w:p>
    <w:p>
      <w:pPr>
        <w:numPr>
          <w:ilvl w:val="0"/>
          <w:numId w:val="0"/>
        </w:numPr>
        <w:jc w:val="left"/>
        <w:rPr>
          <w:rFonts w:hint="eastAsia" w:ascii="华文中宋" w:hAnsi="华文中宋" w:eastAsia="华文中宋"/>
          <w:sz w:val="28"/>
          <w:szCs w:val="28"/>
          <w:lang w:val="en-US" w:eastAsia="zh-CN"/>
        </w:rPr>
      </w:pPr>
      <w:commentRangeStart w:id="482"/>
      <w:r>
        <w:rPr>
          <w:rFonts w:hint="eastAsia" w:ascii="华文中宋" w:hAnsi="华文中宋" w:eastAsia="华文中宋"/>
          <w:sz w:val="28"/>
          <w:szCs w:val="28"/>
          <w:lang w:val="en-US" w:eastAsia="zh-CN"/>
        </w:rPr>
        <w:t xml:space="preserve">Opportunities </w:t>
      </w:r>
      <w:commentRangeEnd w:id="482"/>
      <w:r>
        <w:commentReference w:id="482"/>
      </w:r>
      <w:r>
        <w:rPr>
          <w:rFonts w:hint="eastAsia" w:ascii="华文中宋" w:hAnsi="华文中宋" w:eastAsia="华文中宋"/>
          <w:sz w:val="28"/>
          <w:szCs w:val="28"/>
          <w:lang w:val="en-US" w:eastAsia="zh-CN"/>
        </w:rPr>
        <w:t xml:space="preserve">to </w:t>
      </w:r>
      <w:commentRangeStart w:id="483"/>
      <w:r>
        <w:rPr>
          <w:rFonts w:hint="eastAsia" w:ascii="华文中宋" w:hAnsi="华文中宋" w:eastAsia="华文中宋"/>
          <w:sz w:val="28"/>
          <w:szCs w:val="28"/>
          <w:lang w:val="en-US" w:eastAsia="zh-CN"/>
        </w:rPr>
        <w:t xml:space="preserve">optimize </w:t>
      </w:r>
      <w:commentRangeEnd w:id="483"/>
      <w:r>
        <w:commentReference w:id="483"/>
      </w:r>
      <w:r>
        <w:rPr>
          <w:rFonts w:hint="eastAsia" w:ascii="华文中宋" w:hAnsi="华文中宋" w:eastAsia="华文中宋"/>
          <w:sz w:val="28"/>
          <w:szCs w:val="28"/>
          <w:lang w:val="en-US" w:eastAsia="zh-CN"/>
        </w:rPr>
        <w:t xml:space="preserve">out memory usage through Value type replacements will be </w:t>
      </w:r>
      <w:commentRangeStart w:id="484"/>
      <w:r>
        <w:rPr>
          <w:rFonts w:hint="eastAsia" w:ascii="华文中宋" w:hAnsi="华文中宋" w:eastAsia="华文中宋"/>
          <w:sz w:val="28"/>
          <w:szCs w:val="28"/>
          <w:lang w:val="en-US" w:eastAsia="zh-CN"/>
        </w:rPr>
        <w:t xml:space="preserve">entirely </w:t>
      </w:r>
      <w:commentRangeEnd w:id="484"/>
      <w:r>
        <w:commentReference w:id="484"/>
      </w:r>
      <w:r>
        <w:rPr>
          <w:rFonts w:hint="eastAsia" w:ascii="华文中宋" w:hAnsi="华文中宋" w:eastAsia="华文中宋"/>
          <w:sz w:val="28"/>
          <w:szCs w:val="28"/>
          <w:lang w:val="en-US" w:eastAsia="zh-CN"/>
        </w:rPr>
        <w:t xml:space="preserve">down to our ability to </w:t>
      </w:r>
      <w:commentRangeStart w:id="485"/>
      <w:r>
        <w:rPr>
          <w:rFonts w:hint="eastAsia" w:ascii="华文中宋" w:hAnsi="华文中宋" w:eastAsia="华文中宋"/>
          <w:sz w:val="28"/>
          <w:szCs w:val="28"/>
          <w:lang w:val="en-US" w:eastAsia="zh-CN"/>
        </w:rPr>
        <w:t xml:space="preserve">detect </w:t>
      </w:r>
      <w:commentRangeEnd w:id="485"/>
      <w:r>
        <w:commentReference w:id="485"/>
      </w:r>
      <w:r>
        <w:rPr>
          <w:rFonts w:hint="eastAsia" w:ascii="华文中宋" w:hAnsi="华文中宋" w:eastAsia="华文中宋"/>
          <w:sz w:val="28"/>
          <w:szCs w:val="28"/>
          <w:lang w:val="en-US" w:eastAsia="zh-CN"/>
        </w:rPr>
        <w:t>them, and understand why a change will result in stack allocations, rather than heap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通过值类型替换来优化内存使用的机会完全取决于我们检测它们的能力，并理解为什么更改将导致栈分配，而不是堆分配。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 that, when we allocate an array of Reference types,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crating an array of references, which can each reference other locations on the heap.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请注意，当我们分配一个Reference类型数组时，我们正在创建一个引用数组，每一个引用都可以引用堆上的其他位置。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when we allocate an array of Value types,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creating a packed list of Value types on the heap.</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然而，当我们分配一个值类型数组时，我们在堆上面创建一个值类型的打包列表。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Each of these Value types will be initialized with a value of 0(or equivalent),since they cannot be null, while each reference within an array of Reference types will always initialize to null, since no references have been assigned, yet.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这些值类型中的每一个都将值0（或等效值）进行初始化，因为他们不能为null,而引用类型数组中的每一个引用将始终初始化为null,因为尚未分配任何引用。</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String are </w:t>
      </w:r>
      <w:commentRangeStart w:id="486"/>
      <w:r>
        <w:rPr>
          <w:rFonts w:hint="eastAsia" w:ascii="华文中宋" w:hAnsi="华文中宋" w:eastAsia="华文中宋"/>
          <w:sz w:val="28"/>
          <w:szCs w:val="28"/>
          <w:lang w:val="en-US" w:eastAsia="zh-CN"/>
        </w:rPr>
        <w:t xml:space="preserve">immutable </w:t>
      </w:r>
      <w:commentRangeEnd w:id="486"/>
      <w:r>
        <w:rPr>
          <w:rFonts w:hint="eastAsia" w:ascii="华文中宋" w:hAnsi="华文中宋" w:eastAsia="华文中宋"/>
          <w:sz w:val="28"/>
          <w:szCs w:val="28"/>
          <w:lang w:val="en-US" w:eastAsia="zh-CN"/>
        </w:rPr>
        <w:commentReference w:id="486"/>
      </w:r>
      <w:r>
        <w:rPr>
          <w:rFonts w:hint="eastAsia" w:ascii="华文中宋" w:hAnsi="华文中宋" w:eastAsia="华文中宋"/>
          <w:sz w:val="28"/>
          <w:szCs w:val="28"/>
          <w:lang w:val="en-US" w:eastAsia="zh-CN"/>
        </w:rPr>
        <w:t>Reference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String是不可变的引用类型</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w:t>
      </w:r>
      <w:commentRangeStart w:id="487"/>
      <w:r>
        <w:rPr>
          <w:rFonts w:hint="eastAsia" w:ascii="华文中宋" w:hAnsi="华文中宋" w:eastAsia="华文中宋"/>
          <w:sz w:val="28"/>
          <w:szCs w:val="28"/>
          <w:lang w:val="en-US" w:eastAsia="zh-CN"/>
        </w:rPr>
        <w:t xml:space="preserve">briefly </w:t>
      </w:r>
      <w:commentRangeEnd w:id="487"/>
      <w:r>
        <w:rPr>
          <w:rFonts w:hint="eastAsia" w:ascii="华文中宋" w:hAnsi="华文中宋" w:eastAsia="华文中宋"/>
          <w:sz w:val="28"/>
          <w:szCs w:val="28"/>
          <w:lang w:val="en-US" w:eastAsia="zh-CN"/>
        </w:rPr>
        <w:commentReference w:id="487"/>
      </w:r>
      <w:commentRangeStart w:id="488"/>
      <w:r>
        <w:rPr>
          <w:rFonts w:hint="eastAsia" w:ascii="华文中宋" w:hAnsi="华文中宋" w:eastAsia="华文中宋"/>
          <w:sz w:val="28"/>
          <w:szCs w:val="28"/>
          <w:lang w:val="en-US" w:eastAsia="zh-CN"/>
        </w:rPr>
        <w:t xml:space="preserve">touched </w:t>
      </w:r>
      <w:commentRangeEnd w:id="488"/>
      <w:r>
        <w:rPr>
          <w:rFonts w:hint="eastAsia" w:ascii="华文中宋" w:hAnsi="华文中宋" w:eastAsia="华文中宋"/>
          <w:sz w:val="28"/>
          <w:szCs w:val="28"/>
          <w:lang w:val="en-US" w:eastAsia="zh-CN"/>
        </w:rPr>
        <w:commentReference w:id="488"/>
      </w:r>
      <w:r>
        <w:rPr>
          <w:rFonts w:hint="eastAsia" w:ascii="华文中宋" w:hAnsi="华文中宋" w:eastAsia="华文中宋"/>
          <w:sz w:val="28"/>
          <w:szCs w:val="28"/>
          <w:lang w:val="en-US" w:eastAsia="zh-CN"/>
        </w:rPr>
        <w:t>upon the subject of strings back in Chapter 2, Scripting Strategies, but now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time to go into more detail about why proper string usage is </w:t>
      </w:r>
      <w:commentRangeStart w:id="489"/>
      <w:r>
        <w:rPr>
          <w:rFonts w:hint="eastAsia" w:ascii="华文中宋" w:hAnsi="华文中宋" w:eastAsia="华文中宋"/>
          <w:sz w:val="28"/>
          <w:szCs w:val="28"/>
          <w:lang w:val="en-US" w:eastAsia="zh-CN"/>
        </w:rPr>
        <w:t xml:space="preserve">extremely </w:t>
      </w:r>
      <w:commentRangeEnd w:id="489"/>
      <w:r>
        <w:rPr>
          <w:rFonts w:hint="eastAsia" w:ascii="华文中宋" w:hAnsi="华文中宋" w:eastAsia="华文中宋"/>
          <w:sz w:val="28"/>
          <w:szCs w:val="28"/>
          <w:lang w:val="en-US" w:eastAsia="zh-CN"/>
        </w:rPr>
        <w:commentReference w:id="489"/>
      </w:r>
      <w:r>
        <w:rPr>
          <w:rFonts w:hint="eastAsia" w:ascii="华文中宋" w:hAnsi="华文中宋" w:eastAsia="华文中宋"/>
          <w:sz w:val="28"/>
          <w:szCs w:val="28"/>
          <w:lang w:val="en-US" w:eastAsia="zh-CN"/>
        </w:rPr>
        <w:t>important.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我们在第二章“脚本策略”中简要的介绍了字符串的主题，但是现在是时候详细了解为什么正确的字符串使用非常重要。</w:t>
      </w:r>
    </w:p>
    <w:p>
      <w:pPr>
        <w:numPr>
          <w:ilvl w:val="0"/>
          <w:numId w:val="0"/>
        </w:numPr>
        <w:ind w:firstLine="420" w:firstLineChars="0"/>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Because string are essentially arrays of characters (chars), they are Reference types; the value that is actually copied and passed between functions is merely a pointer, and they will be allocated on the heap.</w:t>
      </w:r>
    </w:p>
    <w:p>
      <w:pPr>
        <w:numPr>
          <w:ilvl w:val="0"/>
          <w:numId w:val="0"/>
        </w:numPr>
        <w:jc w:val="both"/>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因为字符串本质上是字符数组（字符），所以它们时引用类型；在函数之间实际复制和传递的值只是一个指针。</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490"/>
      <w:r>
        <w:rPr>
          <w:rFonts w:hint="eastAsia" w:ascii="华文中宋" w:hAnsi="华文中宋" w:eastAsia="华文中宋"/>
          <w:sz w:val="28"/>
          <w:szCs w:val="28"/>
          <w:lang w:val="en-US" w:eastAsia="zh-CN"/>
        </w:rPr>
        <w:t xml:space="preserve">confusing </w:t>
      </w:r>
      <w:commentRangeEnd w:id="490"/>
      <w:r>
        <w:rPr>
          <w:rFonts w:hint="eastAsia" w:ascii="华文中宋" w:hAnsi="华文中宋" w:eastAsia="华文中宋"/>
          <w:sz w:val="28"/>
          <w:szCs w:val="28"/>
          <w:lang w:val="en-US" w:eastAsia="zh-CN"/>
        </w:rPr>
        <w:commentReference w:id="490"/>
      </w:r>
      <w:r>
        <w:rPr>
          <w:rFonts w:hint="eastAsia" w:ascii="华文中宋" w:hAnsi="华文中宋" w:eastAsia="华文中宋"/>
          <w:sz w:val="28"/>
          <w:szCs w:val="28"/>
          <w:lang w:val="en-US" w:eastAsia="zh-CN"/>
        </w:rPr>
        <w:t>part really begins when we discover that strings are immutable, meaning they cannot be changed after they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ve been allocated.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当我们发现字符串是不可变的时，这个令人困惑的部分真的开始了，这意味者它们在分配之后就无法更改。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Being an array </w:t>
      </w:r>
      <w:commentRangeStart w:id="491"/>
      <w:r>
        <w:rPr>
          <w:rFonts w:hint="eastAsia" w:ascii="华文中宋" w:hAnsi="华文中宋" w:eastAsia="华文中宋"/>
          <w:sz w:val="28"/>
          <w:szCs w:val="28"/>
          <w:lang w:val="en-US" w:eastAsia="zh-CN"/>
        </w:rPr>
        <w:t xml:space="preserve">implies </w:t>
      </w:r>
      <w:commentRangeEnd w:id="491"/>
      <w:r>
        <w:rPr>
          <w:rFonts w:hint="eastAsia" w:ascii="华文中宋" w:hAnsi="华文中宋" w:eastAsia="华文中宋"/>
          <w:sz w:val="28"/>
          <w:szCs w:val="28"/>
          <w:lang w:val="en-US" w:eastAsia="zh-CN"/>
        </w:rPr>
        <w:commentReference w:id="491"/>
      </w:r>
      <w:r>
        <w:rPr>
          <w:rFonts w:hint="eastAsia" w:ascii="华文中宋" w:hAnsi="华文中宋" w:eastAsia="华文中宋"/>
          <w:sz w:val="28"/>
          <w:szCs w:val="28"/>
          <w:lang w:val="en-US" w:eastAsia="zh-CN"/>
        </w:rPr>
        <w:t xml:space="preserve">that the entire list of characters must be </w:t>
      </w:r>
      <w:commentRangeStart w:id="492"/>
      <w:r>
        <w:rPr>
          <w:rFonts w:hint="eastAsia" w:ascii="华文中宋" w:hAnsi="华文中宋" w:eastAsia="华文中宋"/>
          <w:sz w:val="28"/>
          <w:szCs w:val="28"/>
          <w:lang w:val="en-US" w:eastAsia="zh-CN"/>
        </w:rPr>
        <w:t xml:space="preserve">contiguous </w:t>
      </w:r>
      <w:commentRangeEnd w:id="492"/>
      <w:r>
        <w:rPr>
          <w:rFonts w:hint="eastAsia" w:ascii="华文中宋" w:hAnsi="华文中宋" w:eastAsia="华文中宋"/>
          <w:sz w:val="28"/>
          <w:szCs w:val="28"/>
          <w:lang w:val="en-US" w:eastAsia="zh-CN"/>
        </w:rPr>
        <w:commentReference w:id="492"/>
      </w:r>
      <w:r>
        <w:rPr>
          <w:rFonts w:hint="eastAsia" w:ascii="华文中宋" w:hAnsi="华文中宋" w:eastAsia="华文中宋"/>
          <w:sz w:val="28"/>
          <w:szCs w:val="28"/>
          <w:lang w:val="en-US" w:eastAsia="zh-CN"/>
        </w:rPr>
        <w:t xml:space="preserve">in memory,which cannot be true if we allowed strings to </w:t>
      </w:r>
      <w:commentRangeStart w:id="493"/>
      <w:r>
        <w:rPr>
          <w:rFonts w:hint="eastAsia" w:ascii="华文中宋" w:hAnsi="华文中宋" w:eastAsia="华文中宋"/>
          <w:sz w:val="28"/>
          <w:szCs w:val="28"/>
          <w:lang w:val="en-US" w:eastAsia="zh-CN"/>
        </w:rPr>
        <w:t xml:space="preserve">expand </w:t>
      </w:r>
      <w:commentRangeEnd w:id="493"/>
      <w:r>
        <w:rPr>
          <w:rFonts w:hint="eastAsia" w:ascii="华文中宋" w:hAnsi="华文中宋" w:eastAsia="华文中宋"/>
          <w:sz w:val="28"/>
          <w:szCs w:val="28"/>
          <w:lang w:val="en-US" w:eastAsia="zh-CN"/>
        </w:rPr>
        <w:commentReference w:id="493"/>
      </w:r>
      <w:r>
        <w:rPr>
          <w:rFonts w:hint="eastAsia" w:ascii="华文中宋" w:hAnsi="华文中宋" w:eastAsia="华文中宋"/>
          <w:sz w:val="28"/>
          <w:szCs w:val="28"/>
          <w:lang w:val="en-US" w:eastAsia="zh-CN"/>
        </w:rPr>
        <w:t>or contract at-will within a dynamic memory space(how could we quickly and safely expand the string if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ve  allocated something else immediately after 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 一个数组意味着整个字符列表必须在内存中是连续的，如果我们允许字符串在动态内存空间中随意扩展或收缩（如果我们在它之后立即分配了其他东西，那么如何快速安全地扩展字符串），那么这是不可能的。</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means that, if a string is modified, then a new string must be allocated to replace it, where the contents of the original will be copied and modified as-needed into a whole new character array.</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这意味着，如果修改了字符串，则必须分配一个新的字符串来替换它，其中的原始内容将会被复制和修改为一个新的完整的字符数组。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which case， the old version will no longer be referenced anywhere, will not be marked during mark-and-sweep and will therefore </w:t>
      </w:r>
      <w:commentRangeStart w:id="494"/>
      <w:r>
        <w:rPr>
          <w:rFonts w:hint="eastAsia" w:ascii="华文中宋" w:hAnsi="华文中宋" w:eastAsia="华文中宋"/>
          <w:sz w:val="28"/>
          <w:szCs w:val="28"/>
          <w:lang w:val="en-US" w:eastAsia="zh-CN"/>
        </w:rPr>
        <w:t xml:space="preserve">eventually </w:t>
      </w:r>
      <w:commentRangeEnd w:id="494"/>
      <w:r>
        <w:rPr>
          <w:rFonts w:hint="eastAsia" w:ascii="华文中宋" w:hAnsi="华文中宋" w:eastAsia="华文中宋"/>
          <w:sz w:val="28"/>
          <w:szCs w:val="28"/>
          <w:lang w:val="en-US" w:eastAsia="zh-CN"/>
        </w:rPr>
        <w:commentReference w:id="494"/>
      </w:r>
      <w:r>
        <w:rPr>
          <w:rFonts w:hint="eastAsia" w:ascii="华文中宋" w:hAnsi="华文中宋" w:eastAsia="华文中宋"/>
          <w:sz w:val="28"/>
          <w:szCs w:val="28"/>
          <w:lang w:val="en-US" w:eastAsia="zh-CN"/>
        </w:rPr>
        <w:t>be garbage-collected.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在这种情况下，旧版本将不再任何地方引用，在mark-and-sweep期间经不会被标记，因此最终将被垃圾回收器回收。</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As a result, lazy string programming can result in a lot of unnecessary heap allocations and garbage collection.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因此，惰性字符串编程可能导致大量不必要的堆分配和垃圾回收。</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For example, if we believed that strings </w:t>
      </w:r>
      <w:commentRangeStart w:id="495"/>
      <w:r>
        <w:rPr>
          <w:rFonts w:hint="eastAsia" w:ascii="华文中宋" w:hAnsi="华文中宋" w:eastAsia="华文中宋"/>
          <w:sz w:val="28"/>
          <w:szCs w:val="28"/>
          <w:lang w:val="en-US" w:eastAsia="zh-CN"/>
        </w:rPr>
        <w:t xml:space="preserve">worked </w:t>
      </w:r>
      <w:commentRangeEnd w:id="495"/>
      <w:r>
        <w:rPr>
          <w:rFonts w:hint="eastAsia" w:ascii="华文中宋" w:hAnsi="华文中宋" w:eastAsia="华文中宋"/>
          <w:sz w:val="28"/>
          <w:szCs w:val="28"/>
          <w:lang w:val="en-US" w:eastAsia="zh-CN"/>
        </w:rPr>
        <w:commentReference w:id="495"/>
      </w:r>
      <w:r>
        <w:rPr>
          <w:rFonts w:hint="eastAsia" w:ascii="华文中宋" w:hAnsi="华文中宋" w:eastAsia="华文中宋"/>
          <w:sz w:val="28"/>
          <w:szCs w:val="28"/>
          <w:lang w:val="en-US" w:eastAsia="zh-CN"/>
        </w:rPr>
        <w:t xml:space="preserve">just like other Reference types, we </w:t>
      </w:r>
      <w:commentRangeStart w:id="496"/>
      <w:r>
        <w:rPr>
          <w:rFonts w:hint="eastAsia" w:ascii="华文中宋" w:hAnsi="华文中宋" w:eastAsia="华文中宋"/>
          <w:sz w:val="28"/>
          <w:szCs w:val="28"/>
          <w:lang w:val="en-US" w:eastAsia="zh-CN"/>
        </w:rPr>
        <w:t xml:space="preserve">might </w:t>
      </w:r>
      <w:commentRangeEnd w:id="496"/>
      <w:r>
        <w:rPr>
          <w:rFonts w:hint="eastAsia" w:ascii="华文中宋" w:hAnsi="华文中宋" w:eastAsia="华文中宋"/>
          <w:sz w:val="28"/>
          <w:szCs w:val="28"/>
          <w:lang w:val="en-US" w:eastAsia="zh-CN"/>
        </w:rPr>
        <w:commentReference w:id="496"/>
      </w:r>
      <w:r>
        <w:rPr>
          <w:rFonts w:hint="eastAsia" w:ascii="华文中宋" w:hAnsi="华文中宋" w:eastAsia="华文中宋"/>
          <w:sz w:val="28"/>
          <w:szCs w:val="28"/>
          <w:lang w:val="en-US" w:eastAsia="zh-CN"/>
        </w:rPr>
        <w:t xml:space="preserve">be </w:t>
      </w:r>
      <w:commentRangeStart w:id="497"/>
      <w:r>
        <w:rPr>
          <w:rFonts w:hint="eastAsia" w:ascii="华文中宋" w:hAnsi="华文中宋" w:eastAsia="华文中宋"/>
          <w:sz w:val="28"/>
          <w:szCs w:val="28"/>
          <w:lang w:val="en-US" w:eastAsia="zh-CN"/>
        </w:rPr>
        <w:t xml:space="preserve">forgiven </w:t>
      </w:r>
      <w:commentRangeEnd w:id="497"/>
      <w:r>
        <w:rPr>
          <w:rFonts w:hint="eastAsia" w:ascii="华文中宋" w:hAnsi="华文中宋" w:eastAsia="华文中宋"/>
          <w:sz w:val="28"/>
          <w:szCs w:val="28"/>
          <w:lang w:val="en-US" w:eastAsia="zh-CN"/>
        </w:rPr>
        <w:commentReference w:id="497"/>
      </w:r>
      <w:r>
        <w:rPr>
          <w:rFonts w:hint="eastAsia" w:ascii="华文中宋" w:hAnsi="华文中宋" w:eastAsia="华文中宋"/>
          <w:sz w:val="28"/>
          <w:szCs w:val="28"/>
          <w:lang w:val="en-US" w:eastAsia="zh-CN"/>
        </w:rPr>
        <w:t>for assuming the log output of the following to be world!: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举个例子，如果我们相信字符串像其他引用类型一样工作，那么假设下面的日志的输出为world，我们可能会被原谅。</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3609975" cy="1571625"/>
            <wp:effectExtent l="0" t="0" r="952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3609975" cy="15716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this is not case, and it will still print out hello.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但是，情况并非如此，它仍然会打印Hello。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What is actually happening is that the localString variable, within the scope of DoSomething(), starts off referencing the same place in memory as testString, due to the reference being passed by value.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实际发生的是，在DoSomething()范围内的localString变量开始引用内存中与testString相同的位置，因为引用是通过值传递的。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given us two references pointing to the same location in memory as we would </w:t>
      </w:r>
      <w:commentRangeStart w:id="498"/>
      <w:r>
        <w:rPr>
          <w:rFonts w:hint="eastAsia" w:ascii="华文中宋" w:hAnsi="华文中宋" w:eastAsia="华文中宋"/>
          <w:sz w:val="28"/>
          <w:szCs w:val="28"/>
          <w:lang w:val="en-US" w:eastAsia="zh-CN"/>
        </w:rPr>
        <w:t xml:space="preserve">expect </w:t>
      </w:r>
      <w:commentRangeEnd w:id="498"/>
      <w:r>
        <w:rPr>
          <w:rFonts w:hint="eastAsia" w:ascii="华文中宋" w:hAnsi="华文中宋" w:eastAsia="华文中宋"/>
          <w:sz w:val="28"/>
          <w:szCs w:val="28"/>
          <w:lang w:val="en-US" w:eastAsia="zh-CN"/>
        </w:rPr>
        <w:commentReference w:id="498"/>
      </w:r>
      <w:r>
        <w:rPr>
          <w:rFonts w:hint="eastAsia" w:ascii="华文中宋" w:hAnsi="华文中宋" w:eastAsia="华文中宋"/>
          <w:sz w:val="28"/>
          <w:szCs w:val="28"/>
          <w:lang w:val="en-US" w:eastAsia="zh-CN"/>
        </w:rPr>
        <w:t>if we were dealing with any other Reference type. So far, so good.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给定的两个应用指向内存中的同一个位置，如果我们处理任何其他引用类型，我们会期望。到目前为止，一切都很好。</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as soon as we change the value of localString, we run into a little bit of a conflict.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但是，只要我们更改localString的值，我们就会遇到一些冲突。</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Strings are </w:t>
      </w:r>
      <w:commentRangeStart w:id="499"/>
      <w:r>
        <w:rPr>
          <w:rFonts w:hint="eastAsia" w:ascii="华文中宋" w:hAnsi="华文中宋" w:eastAsia="华文中宋"/>
          <w:sz w:val="28"/>
          <w:szCs w:val="28"/>
          <w:lang w:val="en-US" w:eastAsia="zh-CN"/>
        </w:rPr>
        <w:t>immutable</w:t>
      </w:r>
      <w:commentRangeEnd w:id="499"/>
      <w:r>
        <w:commentReference w:id="499"/>
      </w:r>
      <w:r>
        <w:rPr>
          <w:rFonts w:hint="eastAsia" w:ascii="华文中宋" w:hAnsi="华文中宋" w:eastAsia="华文中宋"/>
          <w:sz w:val="28"/>
          <w:szCs w:val="28"/>
          <w:lang w:val="en-US" w:eastAsia="zh-CN"/>
        </w:rPr>
        <w:t xml:space="preserve">, and we cannot change them, so therefore we must allocate a new string containing the value world! and </w:t>
      </w:r>
      <w:commentRangeStart w:id="500"/>
      <w:r>
        <w:rPr>
          <w:rFonts w:hint="eastAsia" w:ascii="华文中宋" w:hAnsi="华文中宋" w:eastAsia="华文中宋"/>
          <w:sz w:val="28"/>
          <w:szCs w:val="28"/>
          <w:lang w:val="en-US" w:eastAsia="zh-CN"/>
        </w:rPr>
        <w:t xml:space="preserve">assign </w:t>
      </w:r>
      <w:commentRangeEnd w:id="500"/>
      <w:r>
        <w:commentReference w:id="500"/>
      </w:r>
      <w:r>
        <w:rPr>
          <w:rFonts w:hint="eastAsia" w:ascii="华文中宋" w:hAnsi="华文中宋" w:eastAsia="华文中宋"/>
          <w:sz w:val="28"/>
          <w:szCs w:val="28"/>
          <w:lang w:val="en-US" w:eastAsia="zh-CN"/>
        </w:rPr>
        <w:t>its reference to the value of localString; now the number of references to the Hello string returns back to one.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字符串是不可改变的，我们无法更改它们，因此我们必须分配一个包含值world的新字符串！并赋予其对localString值的引用；现在，对hello字符串的引用数量返回到一个。</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original string（hello）will remain in memory because the value of testString has not been changed, and that is still the value which will be printed by Debug.log().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原始的字符串（hello）将保留在内存里面，因为testString的值尚未更改，这仍然是debug.log()打印的值。</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All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ve succeeded in doing by calling DoSomething() is creating a new string on the heap which gets garbage-collected, and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change anything.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我们通过调用DoSomething()成功完成了在堆上创建一个新的字符串，它被垃圾回收，并且不会改变任何东西。</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the textbook definition of </w:t>
      </w:r>
      <w:commentRangeStart w:id="501"/>
      <w:r>
        <w:rPr>
          <w:rFonts w:hint="eastAsia" w:ascii="华文中宋" w:hAnsi="华文中宋" w:eastAsia="华文中宋"/>
          <w:sz w:val="28"/>
          <w:szCs w:val="28"/>
          <w:lang w:val="en-US" w:eastAsia="zh-CN"/>
        </w:rPr>
        <w:t>wasteful</w:t>
      </w:r>
      <w:commentRangeEnd w:id="501"/>
      <w:r>
        <w:commentReference w:id="501"/>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这是浪费的教科书定义。</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we change the method definition of DoSomething() to pass the string by reference, via the ref keyword, the output would </w:t>
      </w:r>
      <w:commentRangeStart w:id="502"/>
      <w:r>
        <w:rPr>
          <w:rFonts w:hint="eastAsia" w:ascii="华文中宋" w:hAnsi="华文中宋" w:eastAsia="华文中宋"/>
          <w:sz w:val="28"/>
          <w:szCs w:val="28"/>
          <w:lang w:val="en-US" w:eastAsia="zh-CN"/>
        </w:rPr>
        <w:t xml:space="preserve">indeed </w:t>
      </w:r>
      <w:commentRangeEnd w:id="502"/>
      <w:r>
        <w:commentReference w:id="502"/>
      </w:r>
      <w:r>
        <w:rPr>
          <w:rFonts w:hint="eastAsia" w:ascii="华文中宋" w:hAnsi="华文中宋" w:eastAsia="华文中宋"/>
          <w:sz w:val="28"/>
          <w:szCs w:val="28"/>
          <w:lang w:val="en-US" w:eastAsia="zh-CN"/>
        </w:rPr>
        <w:t>change to world!.</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如果我们改变DoSomething()方法定义以通过引用传递字符串，通过ref关键字，输出确实会改变为world！.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what we would </w:t>
      </w:r>
      <w:commentRangeStart w:id="503"/>
      <w:r>
        <w:rPr>
          <w:rFonts w:hint="eastAsia" w:ascii="华文中宋" w:hAnsi="华文中宋" w:eastAsia="华文中宋"/>
          <w:sz w:val="28"/>
          <w:szCs w:val="28"/>
          <w:lang w:val="en-US" w:eastAsia="zh-CN"/>
        </w:rPr>
        <w:t xml:space="preserve">expect </w:t>
      </w:r>
      <w:commentRangeEnd w:id="503"/>
      <w:r>
        <w:commentReference w:id="503"/>
      </w:r>
      <w:r>
        <w:rPr>
          <w:rFonts w:hint="eastAsia" w:ascii="华文中宋" w:hAnsi="华文中宋" w:eastAsia="华文中宋"/>
          <w:sz w:val="28"/>
          <w:szCs w:val="28"/>
          <w:lang w:val="en-US" w:eastAsia="zh-CN"/>
        </w:rPr>
        <w:t xml:space="preserve">to happen with a Value type, which </w:t>
      </w:r>
      <w:commentRangeStart w:id="504"/>
      <w:r>
        <w:rPr>
          <w:rFonts w:hint="eastAsia" w:ascii="华文中宋" w:hAnsi="华文中宋" w:eastAsia="华文中宋"/>
          <w:sz w:val="28"/>
          <w:szCs w:val="28"/>
          <w:lang w:val="en-US" w:eastAsia="zh-CN"/>
        </w:rPr>
        <w:t xml:space="preserve">leads </w:t>
      </w:r>
      <w:commentRangeEnd w:id="504"/>
      <w:r>
        <w:commentReference w:id="504"/>
      </w:r>
      <w:r>
        <w:rPr>
          <w:rFonts w:hint="eastAsia" w:ascii="华文中宋" w:hAnsi="华文中宋" w:eastAsia="华文中宋"/>
          <w:sz w:val="28"/>
          <w:szCs w:val="28"/>
          <w:lang w:val="en-US" w:eastAsia="zh-CN"/>
        </w:rPr>
        <w:t xml:space="preserve">a lot of developers to </w:t>
      </w:r>
      <w:commentRangeStart w:id="505"/>
      <w:r>
        <w:rPr>
          <w:rFonts w:hint="eastAsia" w:ascii="华文中宋" w:hAnsi="华文中宋" w:eastAsia="华文中宋"/>
          <w:sz w:val="28"/>
          <w:szCs w:val="28"/>
          <w:lang w:val="en-US" w:eastAsia="zh-CN"/>
        </w:rPr>
        <w:t xml:space="preserve">incorrectly </w:t>
      </w:r>
      <w:commentRangeEnd w:id="505"/>
      <w:r>
        <w:commentReference w:id="505"/>
      </w:r>
      <w:commentRangeStart w:id="506"/>
      <w:r>
        <w:rPr>
          <w:rFonts w:hint="eastAsia" w:ascii="华文中宋" w:hAnsi="华文中宋" w:eastAsia="华文中宋"/>
          <w:sz w:val="28"/>
          <w:szCs w:val="28"/>
          <w:lang w:val="en-US" w:eastAsia="zh-CN"/>
        </w:rPr>
        <w:t xml:space="preserve">assume </w:t>
      </w:r>
      <w:commentRangeEnd w:id="506"/>
      <w:r>
        <w:commentReference w:id="506"/>
      </w:r>
      <w:r>
        <w:rPr>
          <w:rFonts w:hint="eastAsia" w:ascii="华文中宋" w:hAnsi="华文中宋" w:eastAsia="华文中宋"/>
          <w:sz w:val="28"/>
          <w:szCs w:val="28"/>
          <w:lang w:val="en-US" w:eastAsia="zh-CN"/>
        </w:rPr>
        <w:t>that string are Value types.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这是我们期望在Value类型中发生的事情，这导致许多开发人员错误地认为字符串是Value类型。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this is an example of the fourth and final data-passing case where a Reference type is being passed by reference, which allows us to change what the original reference is referencing!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但是，这是第四个也是最后一个数据传递的例子，其中reference类型通过引用传递，这允许我们更改原始引用内容！</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 to </w:t>
      </w:r>
      <w:commentRangeStart w:id="507"/>
      <w:r>
        <w:rPr>
          <w:rFonts w:hint="eastAsia" w:ascii="华文中宋" w:hAnsi="华文中宋" w:eastAsia="华文中宋"/>
          <w:sz w:val="28"/>
          <w:szCs w:val="28"/>
          <w:lang w:val="en-US" w:eastAsia="zh-CN"/>
        </w:rPr>
        <w:t>recap</w:t>
      </w:r>
      <w:commentRangeEnd w:id="507"/>
      <w:r>
        <w:commentReference w:id="507"/>
      </w:r>
      <w:r>
        <w:rPr>
          <w:rFonts w:hint="eastAsia" w:ascii="华文中宋" w:hAnsi="华文中宋" w:eastAsia="华文中宋"/>
          <w:sz w:val="28"/>
          <w:szCs w:val="28"/>
          <w:lang w:val="en-US" w:eastAsia="zh-CN"/>
        </w:rPr>
        <w:t>; if we pass a Value type by value, we can only change the value of the copy.</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所以，回顾一下；如果我们按值传递Value类型，我们只能更改副本的值。</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we pass a Value type by reference, we can change the actual value </w:t>
      </w:r>
      <w:commentRangeStart w:id="508"/>
      <w:r>
        <w:rPr>
          <w:rFonts w:hint="eastAsia" w:ascii="华文中宋" w:hAnsi="华文中宋" w:eastAsia="华文中宋"/>
          <w:sz w:val="28"/>
          <w:szCs w:val="28"/>
          <w:lang w:val="en-US" w:eastAsia="zh-CN"/>
        </w:rPr>
        <w:t xml:space="preserve">attributed </w:t>
      </w:r>
      <w:commentRangeEnd w:id="508"/>
      <w:r>
        <w:commentReference w:id="508"/>
      </w:r>
      <w:r>
        <w:rPr>
          <w:rFonts w:hint="eastAsia" w:ascii="华文中宋" w:hAnsi="华文中宋" w:eastAsia="华文中宋"/>
          <w:sz w:val="28"/>
          <w:szCs w:val="28"/>
          <w:lang w:val="en-US" w:eastAsia="zh-CN"/>
        </w:rPr>
        <w:t>to the original version.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如果我们通过引用传递Value类型，我们可以更改原始版本的实际值。</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we pass a Reference type by value, we can make changes to the object that the original reference is referencing.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如果我们按值传递Reference类型，我们可以更改原始引用的对象。</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And finally, if we pass a Reference type by reference, we can change which object the original reference is referencing.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最后，如果我们通过引用传递Reference类型，我们可以更改原始引用的引用对象。</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String </w:t>
      </w:r>
      <w:commentRangeStart w:id="509"/>
      <w:r>
        <w:rPr>
          <w:rFonts w:hint="eastAsia" w:ascii="华文中宋" w:hAnsi="华文中宋" w:eastAsia="华文中宋"/>
          <w:sz w:val="28"/>
          <w:szCs w:val="28"/>
          <w:lang w:val="en-US" w:eastAsia="zh-CN"/>
        </w:rPr>
        <w:t>concatenation</w:t>
      </w:r>
      <w:commentRangeEnd w:id="509"/>
      <w:r>
        <w:commentReference w:id="509"/>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字符串连接</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Concatenation is the act of appending strings to one another to form a larger string.</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连接是将字符串附加到另一个以形成更大字符串的行为。</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ve learned, any such cases are likely to result in </w:t>
      </w:r>
      <w:commentRangeStart w:id="510"/>
      <w:r>
        <w:rPr>
          <w:rFonts w:hint="eastAsia" w:ascii="华文中宋" w:hAnsi="华文中宋" w:eastAsia="华文中宋"/>
          <w:sz w:val="28"/>
          <w:szCs w:val="28"/>
          <w:lang w:val="en-US" w:eastAsia="zh-CN"/>
        </w:rPr>
        <w:t xml:space="preserve">excess </w:t>
      </w:r>
      <w:commentRangeEnd w:id="510"/>
      <w:r>
        <w:commentReference w:id="510"/>
      </w:r>
      <w:r>
        <w:rPr>
          <w:rFonts w:hint="eastAsia" w:ascii="华文中宋" w:hAnsi="华文中宋" w:eastAsia="华文中宋"/>
          <w:sz w:val="28"/>
          <w:szCs w:val="28"/>
          <w:lang w:val="en-US" w:eastAsia="zh-CN"/>
        </w:rPr>
        <w:t>heap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正如我们所了解的那样，任何此类情况都可能导致堆积分配过多。</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biggest </w:t>
      </w:r>
      <w:commentRangeStart w:id="511"/>
      <w:r>
        <w:rPr>
          <w:rFonts w:hint="eastAsia" w:ascii="华文中宋" w:hAnsi="华文中宋" w:eastAsia="华文中宋"/>
          <w:sz w:val="28"/>
          <w:szCs w:val="28"/>
          <w:lang w:val="en-US" w:eastAsia="zh-CN"/>
        </w:rPr>
        <w:t xml:space="preserve">offender </w:t>
      </w:r>
      <w:commentRangeEnd w:id="511"/>
      <w:r>
        <w:commentReference w:id="511"/>
      </w:r>
      <w:r>
        <w:rPr>
          <w:rFonts w:hint="eastAsia" w:ascii="华文中宋" w:hAnsi="华文中宋" w:eastAsia="华文中宋"/>
          <w:sz w:val="28"/>
          <w:szCs w:val="28"/>
          <w:lang w:val="en-US" w:eastAsia="zh-CN"/>
        </w:rPr>
        <w:t>in string-based memory waste is concatenating strings using the + and += operators， because of the allocation chaining effect they cause.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基于字符串的内存浪费最大的攻击者是使用+和+=运算符连接字符串，因为他们会导致分配链接效应。</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example, the following code tries to combine a group of strings together to print some information about a combat result:</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例如，一下代码将尝试将字符串组合在一起以打印有关战斗的结果的一些信息：</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5273040" cy="982980"/>
            <wp:effectExtent l="0" t="0" r="3810"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5273040" cy="982980"/>
                    </a:xfrm>
                    <a:prstGeom prst="rect">
                      <a:avLst/>
                    </a:prstGeom>
                    <a:noFill/>
                    <a:ln w="9525">
                      <a:noFill/>
                    </a:ln>
                  </pic:spPr>
                </pic:pic>
              </a:graphicData>
            </a:graphic>
          </wp:inline>
        </w:drawing>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lang w:val="en-US" w:eastAsia="zh-CN"/>
        </w:rPr>
        <w:tab/>
      </w:r>
      <w:r>
        <w:rPr>
          <w:rFonts w:hint="eastAsia" w:ascii="华文中宋" w:hAnsi="华文中宋" w:eastAsia="华文中宋"/>
          <w:sz w:val="28"/>
          <w:szCs w:val="28"/>
          <w:lang w:val="en-US" w:eastAsia="zh-CN"/>
        </w:rPr>
        <w:t>An example output of this function might be a string that reads: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这个函数的一个实例输出的可能是一个字符串。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Dwarf dealt 15 Slashing damage to Orc (3 blocked)</w:t>
      </w:r>
    </w:p>
    <w:p>
      <w:pPr>
        <w:numPr>
          <w:ilvl w:val="0"/>
          <w:numId w:val="0"/>
        </w:numPr>
        <w:jc w:val="left"/>
        <w:rPr>
          <w:rFonts w:hint="eastAsia" w:ascii="华文中宋" w:hAnsi="华文中宋" w:eastAsia="华文中宋"/>
          <w:sz w:val="28"/>
          <w:szCs w:val="28"/>
          <w:lang w:val="en-US" w:eastAsia="zh-CN"/>
        </w:rPr>
      </w:pP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function features a handful of string literals(hard-coded strings that are allocated during application initialization) such as dealt, damage to , and blocked.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这个函数具有少量的字符串（在应用初始化的期间的分配的硬编码字符串），例如dealt，damage、blocked。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But，because of the usage of variable within this combined string, if cannot be complied away at build time, and therefore must be generated dynamically at runtime.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但是，由于在这个组合字符串里面使用变量，如果在构建的时候无法编译，因此必须在运行时动态生成。</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 new heap allocation will be generated each time a +,or +=, operator is executed; only a single pair of strings will be </w:t>
      </w:r>
      <w:commentRangeStart w:id="512"/>
      <w:r>
        <w:rPr>
          <w:rFonts w:hint="eastAsia" w:ascii="华文中宋" w:hAnsi="华文中宋" w:eastAsia="华文中宋"/>
          <w:sz w:val="28"/>
          <w:szCs w:val="28"/>
          <w:lang w:val="en-US" w:eastAsia="zh-CN"/>
        </w:rPr>
        <w:t xml:space="preserve">merged </w:t>
      </w:r>
      <w:commentRangeEnd w:id="512"/>
      <w:r>
        <w:commentReference w:id="512"/>
      </w:r>
      <w:r>
        <w:rPr>
          <w:rFonts w:hint="eastAsia" w:ascii="华文中宋" w:hAnsi="华文中宋" w:eastAsia="华文中宋"/>
          <w:sz w:val="28"/>
          <w:szCs w:val="28"/>
          <w:lang w:val="en-US" w:eastAsia="zh-CN"/>
        </w:rPr>
        <w:t>at a time, and it allocates a new string each 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每次运行+，或+=运算符时，都会生成一个新的堆分配；一次只合并一对字符串，每次都分配一个新的字符串。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Then, the result of one </w:t>
      </w:r>
      <w:commentRangeStart w:id="513"/>
      <w:r>
        <w:rPr>
          <w:rFonts w:hint="eastAsia" w:ascii="华文中宋" w:hAnsi="华文中宋" w:eastAsia="华文中宋"/>
          <w:sz w:val="28"/>
          <w:szCs w:val="28"/>
          <w:lang w:val="en-US" w:eastAsia="zh-CN"/>
        </w:rPr>
        <w:t xml:space="preserve">merger </w:t>
      </w:r>
      <w:commentRangeEnd w:id="513"/>
      <w:r>
        <w:commentReference w:id="513"/>
      </w:r>
      <w:r>
        <w:rPr>
          <w:rFonts w:hint="eastAsia" w:ascii="华文中宋" w:hAnsi="华文中宋" w:eastAsia="华文中宋"/>
          <w:sz w:val="28"/>
          <w:szCs w:val="28"/>
          <w:lang w:val="en-US" w:eastAsia="zh-CN"/>
        </w:rPr>
        <w:t xml:space="preserve">will be fed into the next, and </w:t>
      </w:r>
      <w:commentRangeStart w:id="514"/>
      <w:r>
        <w:rPr>
          <w:rFonts w:hint="eastAsia" w:ascii="华文中宋" w:hAnsi="华文中宋" w:eastAsia="华文中宋"/>
          <w:sz w:val="28"/>
          <w:szCs w:val="28"/>
          <w:lang w:val="en-US" w:eastAsia="zh-CN"/>
        </w:rPr>
        <w:t xml:space="preserve">merged </w:t>
      </w:r>
      <w:commentRangeEnd w:id="514"/>
      <w:r>
        <w:commentReference w:id="514"/>
      </w:r>
      <w:r>
        <w:rPr>
          <w:rFonts w:hint="eastAsia" w:ascii="华文中宋" w:hAnsi="华文中宋" w:eastAsia="华文中宋"/>
          <w:sz w:val="28"/>
          <w:szCs w:val="28"/>
          <w:lang w:val="en-US" w:eastAsia="zh-CN"/>
        </w:rPr>
        <w:t>with another string, and so on until the entire string has been built.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然后，一个合并的结果将被送入下一个，并与另一个字符串合并，以此类推，直到构建完整的字符串。</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So, the previous example will result in 9 different strings being allocated all in one go.</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因此，前面的实例将导致一次性分配9个不同的字符串。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All of the following strings would be allocated to satisfy this </w:t>
      </w:r>
      <w:commentRangeStart w:id="515"/>
      <w:r>
        <w:rPr>
          <w:rFonts w:hint="eastAsia" w:ascii="华文中宋" w:hAnsi="华文中宋" w:eastAsia="华文中宋"/>
          <w:sz w:val="28"/>
          <w:szCs w:val="28"/>
          <w:lang w:val="en-US" w:eastAsia="zh-CN"/>
        </w:rPr>
        <w:t>instruction</w:t>
      </w:r>
      <w:commentRangeEnd w:id="515"/>
      <w:r>
        <w:commentReference w:id="515"/>
      </w:r>
      <w:r>
        <w:rPr>
          <w:rFonts w:hint="eastAsia" w:ascii="华文中宋" w:hAnsi="华文中宋" w:eastAsia="华文中宋"/>
          <w:sz w:val="28"/>
          <w:szCs w:val="28"/>
          <w:lang w:val="en-US" w:eastAsia="zh-CN"/>
        </w:rPr>
        <w:t xml:space="preserve">, and all would </w:t>
      </w:r>
      <w:commentRangeStart w:id="516"/>
      <w:r>
        <w:rPr>
          <w:rFonts w:hint="eastAsia" w:ascii="华文中宋" w:hAnsi="华文中宋" w:eastAsia="华文中宋"/>
          <w:sz w:val="28"/>
          <w:szCs w:val="28"/>
          <w:lang w:val="en-US" w:eastAsia="zh-CN"/>
        </w:rPr>
        <w:t xml:space="preserve">eventually </w:t>
      </w:r>
      <w:commentRangeEnd w:id="516"/>
      <w:r>
        <w:commentReference w:id="516"/>
      </w:r>
      <w:r>
        <w:rPr>
          <w:rFonts w:hint="eastAsia" w:ascii="华文中宋" w:hAnsi="华文中宋" w:eastAsia="华文中宋"/>
          <w:sz w:val="28"/>
          <w:szCs w:val="28"/>
          <w:lang w:val="en-US" w:eastAsia="zh-CN"/>
        </w:rPr>
        <w:t xml:space="preserve">need to be garbage collected(note that the operators are </w:t>
      </w:r>
      <w:commentRangeStart w:id="517"/>
      <w:r>
        <w:rPr>
          <w:rFonts w:hint="eastAsia" w:ascii="华文中宋" w:hAnsi="华文中宋" w:eastAsia="华文中宋"/>
          <w:sz w:val="28"/>
          <w:szCs w:val="28"/>
          <w:lang w:val="en-US" w:eastAsia="zh-CN"/>
        </w:rPr>
        <w:t xml:space="preserve">resolved </w:t>
      </w:r>
      <w:commentRangeEnd w:id="517"/>
      <w:r>
        <w:commentReference w:id="517"/>
      </w:r>
      <w:r>
        <w:rPr>
          <w:rFonts w:hint="eastAsia" w:ascii="华文中宋" w:hAnsi="华文中宋" w:eastAsia="华文中宋"/>
          <w:sz w:val="28"/>
          <w:szCs w:val="28"/>
          <w:lang w:val="en-US" w:eastAsia="zh-CN"/>
        </w:rPr>
        <w:t>from right-to-left);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将分配一下所有字符串以满足此指令，并且最终需要对所有字符串进行垃圾收集（请注意，操作符是从右到做解析的）；</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829175" cy="1609725"/>
            <wp:effectExtent l="0" t="0" r="9525" b="952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1"/>
                    <a:stretch>
                      <a:fillRect/>
                    </a:stretch>
                  </pic:blipFill>
                  <pic:spPr>
                    <a:xfrm>
                      <a:off x="0" y="0"/>
                      <a:ext cx="4829175" cy="16097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262 characters being used, instead of 49; or because a char is a 2-byte data type,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524 bytes of data being allocated when we only need 98 bytes.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这是使用262个字符，而不是49个；或者因为char是一个2字节的数据类型，而当我们需要98个字节时，就会分配524个字节数据。</w:t>
      </w:r>
    </w:p>
    <w:p>
      <w:pPr>
        <w:numPr>
          <w:ilvl w:val="0"/>
          <w:numId w:val="0"/>
        </w:numPr>
        <w:jc w:val="left"/>
        <w:rPr>
          <w:rFonts w:hint="eastAsia" w:ascii="华文中宋" w:hAnsi="华文中宋" w:eastAsia="华文中宋"/>
          <w:sz w:val="28"/>
          <w:szCs w:val="28"/>
          <w:lang w:val="en-US" w:eastAsia="zh-CN"/>
        </w:rPr>
      </w:pPr>
      <w:commentRangeStart w:id="518"/>
      <w:r>
        <w:rPr>
          <w:rFonts w:hint="eastAsia" w:ascii="华文中宋" w:hAnsi="华文中宋" w:eastAsia="华文中宋"/>
          <w:sz w:val="28"/>
          <w:szCs w:val="28"/>
          <w:lang w:val="en-US" w:eastAsia="zh-CN"/>
        </w:rPr>
        <w:t xml:space="preserve">Chances </w:t>
      </w:r>
      <w:commentRangeEnd w:id="518"/>
      <w:r>
        <w:commentReference w:id="518"/>
      </w:r>
      <w:r>
        <w:rPr>
          <w:rFonts w:hint="eastAsia" w:ascii="华文中宋" w:hAnsi="华文中宋" w:eastAsia="华文中宋"/>
          <w:sz w:val="28"/>
          <w:szCs w:val="28"/>
          <w:lang w:val="en-US" w:eastAsia="zh-CN"/>
        </w:rPr>
        <w:t>are that, if this code exists in the codebase once, then it exists all over the place, so for an application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doing a lot of lazy string concatenation like this, that is a </w:t>
      </w:r>
      <w:commentRangeStart w:id="519"/>
      <w:r>
        <w:rPr>
          <w:rFonts w:hint="eastAsia" w:ascii="华文中宋" w:hAnsi="华文中宋" w:eastAsia="华文中宋"/>
          <w:sz w:val="28"/>
          <w:szCs w:val="28"/>
          <w:lang w:val="en-US" w:eastAsia="zh-CN"/>
        </w:rPr>
        <w:t xml:space="preserve">ton </w:t>
      </w:r>
      <w:commentRangeEnd w:id="519"/>
      <w:r>
        <w:commentReference w:id="519"/>
      </w:r>
      <w:r>
        <w:rPr>
          <w:rFonts w:hint="eastAsia" w:ascii="华文中宋" w:hAnsi="华文中宋" w:eastAsia="华文中宋"/>
          <w:sz w:val="28"/>
          <w:szCs w:val="28"/>
          <w:lang w:val="en-US" w:eastAsia="zh-CN"/>
        </w:rPr>
        <w:t xml:space="preserve">of memory being wasted on </w:t>
      </w:r>
      <w:commentRangeStart w:id="520"/>
      <w:r>
        <w:rPr>
          <w:rFonts w:hint="eastAsia" w:ascii="华文中宋" w:hAnsi="华文中宋" w:eastAsia="华文中宋"/>
          <w:sz w:val="28"/>
          <w:szCs w:val="28"/>
          <w:lang w:val="en-US" w:eastAsia="zh-CN"/>
        </w:rPr>
        <w:t xml:space="preserve">generating </w:t>
      </w:r>
      <w:commentRangeEnd w:id="520"/>
      <w:r>
        <w:commentReference w:id="520"/>
      </w:r>
      <w:r>
        <w:rPr>
          <w:rFonts w:hint="eastAsia" w:ascii="华文中宋" w:hAnsi="华文中宋" w:eastAsia="华文中宋"/>
          <w:sz w:val="28"/>
          <w:szCs w:val="28"/>
          <w:lang w:val="en-US" w:eastAsia="zh-CN"/>
        </w:rPr>
        <w:t>unnecessary strings.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可能的是，如果这个代码存在于代码库中一次，那么就他存在于任何地方，因此对于进行大量像这样的延迟字符串连接的应用程序来说，这是浪费在生成不必要的字符串上的大量内存。</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Tip</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Note that big, </w:t>
      </w:r>
      <w:commentRangeStart w:id="521"/>
      <w:r>
        <w:rPr>
          <w:rFonts w:hint="eastAsia" w:ascii="华文中宋" w:hAnsi="华文中宋" w:eastAsia="华文中宋"/>
          <w:sz w:val="28"/>
          <w:szCs w:val="28"/>
          <w:lang w:val="en-US" w:eastAsia="zh-CN"/>
        </w:rPr>
        <w:t xml:space="preserve">constant </w:t>
      </w:r>
      <w:commentRangeEnd w:id="521"/>
      <w:r>
        <w:commentReference w:id="521"/>
      </w:r>
      <w:r>
        <w:rPr>
          <w:rFonts w:hint="eastAsia" w:ascii="华文中宋" w:hAnsi="华文中宋" w:eastAsia="华文中宋"/>
          <w:sz w:val="28"/>
          <w:szCs w:val="28"/>
          <w:lang w:val="en-US" w:eastAsia="zh-CN"/>
        </w:rPr>
        <w:t xml:space="preserve">string </w:t>
      </w:r>
      <w:commentRangeStart w:id="522"/>
      <w:r>
        <w:rPr>
          <w:rFonts w:hint="eastAsia" w:ascii="华文中宋" w:hAnsi="华文中宋" w:eastAsia="华文中宋"/>
          <w:sz w:val="28"/>
          <w:szCs w:val="28"/>
          <w:lang w:val="en-US" w:eastAsia="zh-CN"/>
        </w:rPr>
        <w:t xml:space="preserve">literals </w:t>
      </w:r>
      <w:commentRangeEnd w:id="522"/>
      <w:r>
        <w:commentReference w:id="522"/>
      </w:r>
      <w:r>
        <w:rPr>
          <w:rFonts w:hint="eastAsia" w:ascii="华文中宋" w:hAnsi="华文中宋" w:eastAsia="华文中宋"/>
          <w:sz w:val="28"/>
          <w:szCs w:val="28"/>
          <w:lang w:val="en-US" w:eastAsia="zh-CN"/>
        </w:rPr>
        <w:t xml:space="preserve">can be safely combined using the + and += operators to make them more </w:t>
      </w:r>
      <w:commentRangeStart w:id="523"/>
      <w:r>
        <w:rPr>
          <w:rFonts w:hint="eastAsia" w:ascii="华文中宋" w:hAnsi="华文中宋" w:eastAsia="华文中宋"/>
          <w:sz w:val="28"/>
          <w:szCs w:val="28"/>
          <w:lang w:val="en-US" w:eastAsia="zh-CN"/>
        </w:rPr>
        <w:t xml:space="preserve">readable </w:t>
      </w:r>
      <w:commentRangeEnd w:id="523"/>
      <w:r>
        <w:commentReference w:id="523"/>
      </w:r>
      <w:r>
        <w:rPr>
          <w:rFonts w:hint="eastAsia" w:ascii="华文中宋" w:hAnsi="华文中宋" w:eastAsia="华文中宋"/>
          <w:sz w:val="28"/>
          <w:szCs w:val="28"/>
          <w:lang w:val="en-US" w:eastAsia="zh-CN"/>
        </w:rPr>
        <w:t>within the codebase, but only if they will result in a constant string.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请注意，可以使用+和+=运算符安全地组合大的常量字符串文字，以使它们在代码库中更具有可读性，但前提是它们将产生一个常量字符串。</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so, the compiler will take care of merging all of the string literals together at compile 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如果是这样，编译器将在编译时将所有的字符串文字合并在一起。</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Better </w:t>
      </w:r>
      <w:commentRangeStart w:id="524"/>
      <w:r>
        <w:rPr>
          <w:rFonts w:hint="eastAsia" w:ascii="华文中宋" w:hAnsi="华文中宋" w:eastAsia="华文中宋"/>
          <w:sz w:val="28"/>
          <w:szCs w:val="28"/>
          <w:lang w:val="en-US" w:eastAsia="zh-CN"/>
        </w:rPr>
        <w:t xml:space="preserve">approaches </w:t>
      </w:r>
      <w:commentRangeEnd w:id="524"/>
      <w:r>
        <w:commentReference w:id="524"/>
      </w:r>
      <w:r>
        <w:rPr>
          <w:rFonts w:hint="eastAsia" w:ascii="华文中宋" w:hAnsi="华文中宋" w:eastAsia="华文中宋"/>
          <w:sz w:val="28"/>
          <w:szCs w:val="28"/>
          <w:lang w:val="en-US" w:eastAsia="zh-CN"/>
        </w:rPr>
        <w:t xml:space="preserve">for </w:t>
      </w:r>
      <w:commentRangeStart w:id="525"/>
      <w:r>
        <w:rPr>
          <w:rFonts w:hint="eastAsia" w:ascii="华文中宋" w:hAnsi="华文中宋" w:eastAsia="华文中宋"/>
          <w:sz w:val="28"/>
          <w:szCs w:val="28"/>
          <w:lang w:val="en-US" w:eastAsia="zh-CN"/>
        </w:rPr>
        <w:t xml:space="preserve">generating </w:t>
      </w:r>
      <w:commentRangeEnd w:id="525"/>
      <w:r>
        <w:commentReference w:id="525"/>
      </w:r>
      <w:r>
        <w:rPr>
          <w:rFonts w:hint="eastAsia" w:ascii="华文中宋" w:hAnsi="华文中宋" w:eastAsia="华文中宋"/>
          <w:sz w:val="28"/>
          <w:szCs w:val="28"/>
          <w:lang w:val="en-US" w:eastAsia="zh-CN"/>
        </w:rPr>
        <w:t>strings are to use either the StringBuilder class, or one of several string class methods.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生成字符串的更好方法是使用StringBuilder类或几个字符串类方法之一。</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StringBuilder class is </w:t>
      </w:r>
      <w:commentRangeStart w:id="526"/>
      <w:r>
        <w:rPr>
          <w:rFonts w:hint="eastAsia" w:ascii="华文中宋" w:hAnsi="华文中宋" w:eastAsia="华文中宋"/>
          <w:sz w:val="28"/>
          <w:szCs w:val="28"/>
          <w:lang w:val="en-US" w:eastAsia="zh-CN"/>
        </w:rPr>
        <w:t xml:space="preserve">effectively </w:t>
      </w:r>
      <w:commentRangeEnd w:id="526"/>
      <w:r>
        <w:commentReference w:id="526"/>
      </w:r>
      <w:r>
        <w:rPr>
          <w:rFonts w:hint="eastAsia" w:ascii="华文中宋" w:hAnsi="华文中宋" w:eastAsia="华文中宋"/>
          <w:sz w:val="28"/>
          <w:szCs w:val="28"/>
          <w:lang w:val="en-US" w:eastAsia="zh-CN"/>
        </w:rPr>
        <w:t xml:space="preserve">a </w:t>
      </w:r>
      <w:commentRangeStart w:id="527"/>
      <w:r>
        <w:rPr>
          <w:rFonts w:hint="eastAsia" w:ascii="华文中宋" w:hAnsi="华文中宋" w:eastAsia="华文中宋"/>
          <w:sz w:val="28"/>
          <w:szCs w:val="28"/>
          <w:lang w:val="en-US" w:eastAsia="zh-CN"/>
        </w:rPr>
        <w:t>mutable</w:t>
      </w:r>
      <w:commentRangeEnd w:id="527"/>
      <w:r>
        <w:commentReference w:id="527"/>
      </w:r>
      <w:r>
        <w:rPr>
          <w:rFonts w:hint="eastAsia" w:ascii="华文中宋" w:hAnsi="华文中宋" w:eastAsia="华文中宋"/>
          <w:sz w:val="28"/>
          <w:szCs w:val="28"/>
          <w:lang w:val="en-US" w:eastAsia="zh-CN"/>
        </w:rPr>
        <w:t>(changeable) string class.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StringBuilder类实际上是一个可变（可更改）的字符串类。</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It works by allocating a buffer to copy the target strings into and allocates additional space whenever it is needed.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它的工作原理是分配一个缓冲区来复制目标字符串，并在需要的时候分配额外的空间。</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can </w:t>
      </w:r>
      <w:commentRangeStart w:id="528"/>
      <w:r>
        <w:rPr>
          <w:rFonts w:hint="eastAsia" w:ascii="华文中宋" w:hAnsi="华文中宋" w:eastAsia="华文中宋"/>
          <w:sz w:val="28"/>
          <w:szCs w:val="28"/>
          <w:lang w:val="en-US" w:eastAsia="zh-CN"/>
        </w:rPr>
        <w:t xml:space="preserve">retrieve </w:t>
      </w:r>
      <w:commentRangeEnd w:id="528"/>
      <w:r>
        <w:commentReference w:id="528"/>
      </w:r>
      <w:r>
        <w:rPr>
          <w:rFonts w:hint="eastAsia" w:ascii="华文中宋" w:hAnsi="华文中宋" w:eastAsia="华文中宋"/>
          <w:sz w:val="28"/>
          <w:szCs w:val="28"/>
          <w:lang w:val="en-US" w:eastAsia="zh-CN"/>
        </w:rPr>
        <w:t>the string using the ToString() method which, naturally, results in a memory allocation for the resultant string, but at least we avoided all of the unnecessary string allocations we would have generated using the + or += operators.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我们可以使用toString（）方法来检索字符串，这自然会导致结果字符串分配，但至少我们避免了使用+或+=运算符生成的所有不必要的字符串分配。</w:t>
      </w:r>
    </w:p>
    <w:p>
      <w:pPr>
        <w:numPr>
          <w:ilvl w:val="0"/>
          <w:numId w:val="0"/>
        </w:numPr>
        <w:ind w:firstLine="420" w:firstLineChars="0"/>
        <w:jc w:val="left"/>
        <w:rPr>
          <w:rFonts w:hint="eastAsia" w:ascii="华文中宋" w:hAnsi="华文中宋" w:eastAsia="华文中宋"/>
          <w:sz w:val="28"/>
          <w:szCs w:val="28"/>
          <w:lang w:val="en-US" w:eastAsia="zh-CN"/>
        </w:rPr>
      </w:pPr>
      <w:commentRangeStart w:id="529"/>
      <w:r>
        <w:rPr>
          <w:rFonts w:hint="eastAsia" w:ascii="华文中宋" w:hAnsi="华文中宋" w:eastAsia="华文中宋"/>
          <w:sz w:val="28"/>
          <w:szCs w:val="28"/>
          <w:lang w:val="en-US" w:eastAsia="zh-CN"/>
        </w:rPr>
        <w:t xml:space="preserve">Conventional </w:t>
      </w:r>
      <w:commentRangeEnd w:id="529"/>
      <w:r>
        <w:commentReference w:id="529"/>
      </w:r>
      <w:commentRangeStart w:id="530"/>
      <w:r>
        <w:rPr>
          <w:rFonts w:hint="eastAsia" w:ascii="华文中宋" w:hAnsi="华文中宋" w:eastAsia="华文中宋"/>
          <w:sz w:val="28"/>
          <w:szCs w:val="28"/>
          <w:lang w:val="en-US" w:eastAsia="zh-CN"/>
        </w:rPr>
        <w:t xml:space="preserve">wisdom </w:t>
      </w:r>
      <w:commentRangeEnd w:id="530"/>
      <w:r>
        <w:commentReference w:id="530"/>
      </w:r>
      <w:r>
        <w:rPr>
          <w:rFonts w:hint="eastAsia" w:ascii="华文中宋" w:hAnsi="华文中宋" w:eastAsia="华文中宋"/>
          <w:sz w:val="28"/>
          <w:szCs w:val="28"/>
          <w:lang w:val="en-US" w:eastAsia="zh-CN"/>
        </w:rPr>
        <w:t xml:space="preserve">says that if we </w:t>
      </w:r>
      <w:commentRangeStart w:id="531"/>
      <w:r>
        <w:rPr>
          <w:rFonts w:hint="eastAsia" w:ascii="华文中宋" w:hAnsi="华文中宋" w:eastAsia="华文中宋"/>
          <w:sz w:val="28"/>
          <w:szCs w:val="28"/>
          <w:lang w:val="en-US" w:eastAsia="zh-CN"/>
        </w:rPr>
        <w:t xml:space="preserve">roughly </w:t>
      </w:r>
      <w:commentRangeEnd w:id="531"/>
      <w:r>
        <w:commentReference w:id="531"/>
      </w:r>
      <w:r>
        <w:rPr>
          <w:rFonts w:hint="eastAsia" w:ascii="华文中宋" w:hAnsi="华文中宋" w:eastAsia="华文中宋"/>
          <w:sz w:val="28"/>
          <w:szCs w:val="28"/>
          <w:lang w:val="en-US" w:eastAsia="zh-CN"/>
        </w:rPr>
        <w:t xml:space="preserve">know the final size of the resultant string, then we can allocate an </w:t>
      </w:r>
      <w:commentRangeStart w:id="532"/>
      <w:r>
        <w:rPr>
          <w:rFonts w:hint="eastAsia" w:ascii="华文中宋" w:hAnsi="华文中宋" w:eastAsia="华文中宋"/>
          <w:sz w:val="28"/>
          <w:szCs w:val="28"/>
          <w:lang w:val="en-US" w:eastAsia="zh-CN"/>
        </w:rPr>
        <w:t xml:space="preserve">appropriate </w:t>
      </w:r>
      <w:commentRangeEnd w:id="532"/>
      <w:r>
        <w:commentReference w:id="532"/>
      </w:r>
      <w:r>
        <w:rPr>
          <w:rFonts w:hint="eastAsia" w:ascii="华文中宋" w:hAnsi="华文中宋" w:eastAsia="华文中宋"/>
          <w:sz w:val="28"/>
          <w:szCs w:val="28"/>
          <w:lang w:val="en-US" w:eastAsia="zh-CN"/>
        </w:rPr>
        <w:t xml:space="preserve">buffer ahead of time and save ourselves </w:t>
      </w:r>
      <w:commentRangeStart w:id="533"/>
      <w:r>
        <w:rPr>
          <w:rFonts w:hint="eastAsia" w:ascii="华文中宋" w:hAnsi="华文中宋" w:eastAsia="华文中宋"/>
          <w:sz w:val="28"/>
          <w:szCs w:val="28"/>
          <w:lang w:val="en-US" w:eastAsia="zh-CN"/>
        </w:rPr>
        <w:t xml:space="preserve">undue </w:t>
      </w:r>
      <w:commentRangeEnd w:id="533"/>
      <w:r>
        <w:commentReference w:id="533"/>
      </w:r>
      <w:r>
        <w:rPr>
          <w:rFonts w:hint="eastAsia" w:ascii="华文中宋" w:hAnsi="华文中宋" w:eastAsia="华文中宋"/>
          <w:sz w:val="28"/>
          <w:szCs w:val="28"/>
          <w:lang w:val="en-US" w:eastAsia="zh-CN"/>
        </w:rPr>
        <w:t>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传统观点认为，如果我们粗略地知道结果字符串的最终大小，那么我们可以提前分配适当的缓冲区并节省自己过多地分配。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For our example above, we might allocate a buffer of 100 characters to make room for long character names and damage values: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对于上面的实例,我们可能会分配一个100个字符的缓冲区，以便为长字符名称和损坏值腾出空间：</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drawing>
          <wp:inline distT="0" distB="0" distL="114300" distR="114300">
            <wp:extent cx="4572000" cy="1495425"/>
            <wp:effectExtent l="0" t="0" r="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2"/>
                    <a:stretch>
                      <a:fillRect/>
                    </a:stretch>
                  </pic:blipFill>
                  <pic:spPr>
                    <a:xfrm>
                      <a:off x="0" y="0"/>
                      <a:ext cx="4572000" cy="1495425"/>
                    </a:xfrm>
                    <a:prstGeom prst="rect">
                      <a:avLst/>
                    </a:prstGeom>
                    <a:noFill/>
                    <a:ln w="9525">
                      <a:noFill/>
                    </a:ln>
                  </pic:spPr>
                </pic:pic>
              </a:graphicData>
            </a:graphic>
          </wp:inline>
        </w:drawing>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we don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know the final size, then using a StringBuilder class is likely to generate a buffer that doesn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t fit the size </w:t>
      </w:r>
      <w:commentRangeStart w:id="534"/>
      <w:r>
        <w:rPr>
          <w:rFonts w:hint="eastAsia" w:ascii="华文中宋" w:hAnsi="华文中宋" w:eastAsia="华文中宋"/>
          <w:sz w:val="28"/>
          <w:szCs w:val="28"/>
          <w:lang w:val="en-US" w:eastAsia="zh-CN"/>
        </w:rPr>
        <w:t>exactly</w:t>
      </w:r>
      <w:commentRangeEnd w:id="534"/>
      <w:r>
        <w:commentReference w:id="534"/>
      </w:r>
      <w:r>
        <w:rPr>
          <w:rFonts w:hint="eastAsia" w:ascii="华文中宋" w:hAnsi="华文中宋" w:eastAsia="华文中宋"/>
          <w:sz w:val="28"/>
          <w:szCs w:val="28"/>
          <w:lang w:val="en-US" w:eastAsia="zh-CN"/>
        </w:rPr>
        <w:t>,or closely.</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如果我们不知道最终大小，那么使用StringBuilder类可能会生成一个不完全符合大小或紧密匹配的缓冲区。</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will either end up with a buffer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toot large(wasted allocated time and space), or, worse, a buffer that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too small, which must keep </w:t>
      </w:r>
      <w:commentRangeStart w:id="535"/>
      <w:r>
        <w:rPr>
          <w:rFonts w:hint="eastAsia" w:ascii="华文中宋" w:hAnsi="华文中宋" w:eastAsia="华文中宋"/>
          <w:sz w:val="28"/>
          <w:szCs w:val="28"/>
          <w:lang w:val="en-US" w:eastAsia="zh-CN"/>
        </w:rPr>
        <w:t xml:space="preserve">expanding </w:t>
      </w:r>
      <w:commentRangeEnd w:id="535"/>
      <w:r>
        <w:commentReference w:id="535"/>
      </w:r>
      <w:r>
        <w:rPr>
          <w:rFonts w:hint="eastAsia" w:ascii="华文中宋" w:hAnsi="华文中宋" w:eastAsia="华文中宋"/>
          <w:sz w:val="28"/>
          <w:szCs w:val="28"/>
          <w:lang w:val="en-US" w:eastAsia="zh-CN"/>
        </w:rPr>
        <w:t>as we generate the complete string.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我们要么最终得到一个大的缓冲区（浪费分配的时间和空间），或者更糟糕的是，一个太小的缓冲区，它必须在我们生成完整的字符串是继续拓展。</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If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unsure about the total size of the string, then if might be best to use one of the various string class methods.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如果我们不确定字符串的总大小，那么最好使用各种字符串类方法之一。</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 are three string class methods available for generating strings; Format(), Join(), and Concat().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有三种字符串类方法可用于生成字符串；Format()、Join()、Concat()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Each operates slightly differently, but the overall output is the same; a new string is allocated containing the contents of the string(s) we pass into them, and it is all done in a single action which </w:t>
      </w:r>
      <w:commentRangeStart w:id="536"/>
      <w:r>
        <w:rPr>
          <w:rFonts w:hint="eastAsia" w:ascii="华文中宋" w:hAnsi="华文中宋" w:eastAsia="华文中宋"/>
          <w:sz w:val="28"/>
          <w:szCs w:val="28"/>
          <w:lang w:val="en-US" w:eastAsia="zh-CN"/>
        </w:rPr>
        <w:t xml:space="preserve">reduces </w:t>
      </w:r>
      <w:commentRangeEnd w:id="536"/>
      <w:r>
        <w:commentReference w:id="536"/>
      </w:r>
      <w:commentRangeStart w:id="537"/>
      <w:r>
        <w:rPr>
          <w:rFonts w:hint="eastAsia" w:ascii="华文中宋" w:hAnsi="华文中宋" w:eastAsia="华文中宋"/>
          <w:sz w:val="28"/>
          <w:szCs w:val="28"/>
          <w:lang w:val="en-US" w:eastAsia="zh-CN"/>
        </w:rPr>
        <w:t xml:space="preserve">excess </w:t>
      </w:r>
      <w:commentRangeEnd w:id="537"/>
      <w:r>
        <w:commentReference w:id="537"/>
      </w:r>
      <w:r>
        <w:rPr>
          <w:rFonts w:hint="eastAsia" w:ascii="华文中宋" w:hAnsi="华文中宋" w:eastAsia="华文中宋"/>
          <w:sz w:val="28"/>
          <w:szCs w:val="28"/>
          <w:lang w:val="en-US" w:eastAsia="zh-CN"/>
        </w:rPr>
        <w:t>string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每个操作略有不同，但总体输出是相同的；分配一个新字符串，其中包含我们传入其中的字符串的内容，并且所有这些都在一个操纵中完成，这减少了多余的字符串。</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is surprisingly hard to say which one of the two </w:t>
      </w:r>
      <w:commentRangeStart w:id="538"/>
      <w:r>
        <w:rPr>
          <w:rFonts w:hint="eastAsia" w:ascii="华文中宋" w:hAnsi="华文中宋" w:eastAsia="华文中宋"/>
          <w:sz w:val="28"/>
          <w:szCs w:val="28"/>
          <w:lang w:val="en-US" w:eastAsia="zh-CN"/>
        </w:rPr>
        <w:t xml:space="preserve">approaches </w:t>
      </w:r>
      <w:commentRangeEnd w:id="538"/>
      <w:r>
        <w:commentReference w:id="538"/>
      </w:r>
      <w:r>
        <w:rPr>
          <w:rFonts w:hint="eastAsia" w:ascii="华文中宋" w:hAnsi="华文中宋" w:eastAsia="华文中宋"/>
          <w:sz w:val="28"/>
          <w:szCs w:val="28"/>
          <w:lang w:val="en-US" w:eastAsia="zh-CN"/>
        </w:rPr>
        <w:t xml:space="preserve">would be more </w:t>
      </w:r>
      <w:commentRangeStart w:id="539"/>
      <w:r>
        <w:rPr>
          <w:rFonts w:hint="eastAsia" w:ascii="华文中宋" w:hAnsi="华文中宋" w:eastAsia="华文中宋"/>
          <w:sz w:val="28"/>
          <w:szCs w:val="28"/>
          <w:lang w:val="en-US" w:eastAsia="zh-CN"/>
        </w:rPr>
        <w:t xml:space="preserve">beneficial </w:t>
      </w:r>
      <w:commentRangeEnd w:id="539"/>
      <w:r>
        <w:commentReference w:id="539"/>
      </w:r>
      <w:r>
        <w:rPr>
          <w:rFonts w:hint="eastAsia" w:ascii="华文中宋" w:hAnsi="华文中宋" w:eastAsia="华文中宋"/>
          <w:sz w:val="28"/>
          <w:szCs w:val="28"/>
          <w:lang w:val="en-US" w:eastAsia="zh-CN"/>
        </w:rPr>
        <w:t xml:space="preserve">in a given situation as there are a lot of really deep </w:t>
      </w:r>
      <w:commentRangeStart w:id="540"/>
      <w:r>
        <w:rPr>
          <w:rFonts w:hint="eastAsia" w:ascii="华文中宋" w:hAnsi="华文中宋" w:eastAsia="华文中宋"/>
          <w:sz w:val="28"/>
          <w:szCs w:val="28"/>
          <w:lang w:val="en-US" w:eastAsia="zh-CN"/>
        </w:rPr>
        <w:t xml:space="preserve">nuances </w:t>
      </w:r>
      <w:commentRangeEnd w:id="540"/>
      <w:r>
        <w:commentReference w:id="540"/>
      </w:r>
      <w:commentRangeStart w:id="541"/>
      <w:r>
        <w:rPr>
          <w:rFonts w:hint="eastAsia" w:ascii="华文中宋" w:hAnsi="华文中宋" w:eastAsia="华文中宋"/>
          <w:sz w:val="28"/>
          <w:szCs w:val="28"/>
          <w:lang w:val="en-US" w:eastAsia="zh-CN"/>
        </w:rPr>
        <w:t>involved</w:t>
      </w:r>
      <w:commentRangeEnd w:id="541"/>
      <w:r>
        <w:commentReference w:id="541"/>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令人惊讶的是，很难说这是两种方法中的哪一种在特定情况下会更有益，因为涉及很多真正深刻的细微差别。</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a lot of discussion </w:t>
      </w:r>
      <w:commentRangeStart w:id="542"/>
      <w:r>
        <w:rPr>
          <w:rFonts w:hint="eastAsia" w:ascii="华文中宋" w:hAnsi="华文中宋" w:eastAsia="华文中宋"/>
          <w:sz w:val="28"/>
          <w:szCs w:val="28"/>
          <w:lang w:val="en-US" w:eastAsia="zh-CN"/>
        </w:rPr>
        <w:t xml:space="preserve">surrounding </w:t>
      </w:r>
      <w:commentRangeEnd w:id="542"/>
      <w:r>
        <w:commentReference w:id="542"/>
      </w:r>
      <w:r>
        <w:rPr>
          <w:rFonts w:hint="eastAsia" w:ascii="华文中宋" w:hAnsi="华文中宋" w:eastAsia="华文中宋"/>
          <w:sz w:val="28"/>
          <w:szCs w:val="28"/>
          <w:lang w:val="en-US" w:eastAsia="zh-CN"/>
        </w:rPr>
        <w:t xml:space="preserve">the </w:t>
      </w:r>
      <w:commentRangeStart w:id="543"/>
      <w:r>
        <w:rPr>
          <w:rFonts w:hint="eastAsia" w:ascii="华文中宋" w:hAnsi="华文中宋" w:eastAsia="华文中宋"/>
          <w:sz w:val="28"/>
          <w:szCs w:val="28"/>
          <w:lang w:val="en-US" w:eastAsia="zh-CN"/>
        </w:rPr>
        <w:t>topic</w:t>
      </w:r>
      <w:commentRangeEnd w:id="543"/>
      <w:r>
        <w:commentReference w:id="543"/>
      </w:r>
      <w:r>
        <w:rPr>
          <w:rFonts w:hint="eastAsia" w:ascii="华文中宋" w:hAnsi="华文中宋" w:eastAsia="华文中宋"/>
          <w:sz w:val="28"/>
          <w:szCs w:val="28"/>
          <w:lang w:val="en-US" w:eastAsia="zh-CN"/>
        </w:rPr>
        <w:t xml:space="preserve">(just do a Google search for </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c sharp string concatenation performance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 and you</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ll see what I mean), so the best </w:t>
      </w:r>
      <w:commentRangeStart w:id="544"/>
      <w:r>
        <w:rPr>
          <w:rFonts w:hint="eastAsia" w:ascii="华文中宋" w:hAnsi="华文中宋" w:eastAsia="华文中宋"/>
          <w:sz w:val="28"/>
          <w:szCs w:val="28"/>
          <w:lang w:val="en-US" w:eastAsia="zh-CN"/>
        </w:rPr>
        <w:t xml:space="preserve">approach </w:t>
      </w:r>
      <w:commentRangeEnd w:id="544"/>
      <w:r>
        <w:commentReference w:id="544"/>
      </w:r>
      <w:r>
        <w:rPr>
          <w:rFonts w:hint="eastAsia" w:ascii="华文中宋" w:hAnsi="华文中宋" w:eastAsia="华文中宋"/>
          <w:sz w:val="28"/>
          <w:szCs w:val="28"/>
          <w:lang w:val="en-US" w:eastAsia="zh-CN"/>
        </w:rPr>
        <w:t>is to implement one or the other using the conventional wisdom described previously.</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关于这个主题有很多讨论（只是谷歌搜索“c sharp string concatenation performance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,你会明白我的意思），所以最好的方法是使用前面描述的传统智慧实现其中一个。</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Whenever we run into bad performance with one method, we should try the other, profile them both, and pick the best </w:t>
      </w:r>
      <w:commentRangeStart w:id="545"/>
      <w:r>
        <w:rPr>
          <w:rFonts w:hint="eastAsia" w:ascii="华文中宋" w:hAnsi="华文中宋" w:eastAsia="华文中宋"/>
          <w:sz w:val="28"/>
          <w:szCs w:val="28"/>
          <w:lang w:val="en-US" w:eastAsia="zh-CN"/>
        </w:rPr>
        <w:t xml:space="preserve">option </w:t>
      </w:r>
      <w:commentRangeEnd w:id="545"/>
      <w:r>
        <w:commentReference w:id="545"/>
      </w:r>
      <w:r>
        <w:rPr>
          <w:rFonts w:hint="eastAsia" w:ascii="华文中宋" w:hAnsi="华文中宋" w:eastAsia="华文中宋"/>
          <w:sz w:val="28"/>
          <w:szCs w:val="28"/>
          <w:lang w:val="en-US" w:eastAsia="zh-CN"/>
        </w:rPr>
        <w:t>of the two.</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每当我们使用一种方法遇到不良表现是，我们应该尝试另一种方法，对它们进行分析，然后选择两种方法的最佳选择。</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br w:type="textWrapping"/>
      </w:r>
      <w:r>
        <w:rPr>
          <w:rFonts w:hint="eastAsia" w:ascii="华文中宋" w:hAnsi="华文中宋" w:eastAsia="华文中宋"/>
          <w:sz w:val="28"/>
          <w:szCs w:val="28"/>
          <w:lang w:val="en-US" w:eastAsia="zh-CN"/>
        </w:rPr>
        <w:t>Boxing</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lang w:val="en-US" w:eastAsia="zh-CN"/>
        </w:rPr>
        <w:tab/>
        <w:t>Technically, everything in C# is an object(</w:t>
      </w:r>
      <w:commentRangeStart w:id="546"/>
      <w:r>
        <w:rPr>
          <w:rFonts w:hint="eastAsia" w:ascii="华文中宋" w:hAnsi="华文中宋" w:eastAsia="华文中宋"/>
          <w:sz w:val="28"/>
          <w:szCs w:val="28"/>
          <w:lang w:val="en-US" w:eastAsia="zh-CN"/>
        </w:rPr>
        <w:t xml:space="preserve">caveats </w:t>
      </w:r>
      <w:commentRangeEnd w:id="546"/>
      <w:r>
        <w:commentReference w:id="546"/>
      </w:r>
      <w:r>
        <w:rPr>
          <w:rFonts w:hint="eastAsia" w:ascii="华文中宋" w:hAnsi="华文中宋" w:eastAsia="华文中宋"/>
          <w:sz w:val="28"/>
          <w:szCs w:val="28"/>
          <w:lang w:val="en-US" w:eastAsia="zh-CN"/>
        </w:rPr>
        <w:t>apply).</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技术上来讲，C#中的所有内容都是一个对象（警告适用）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Even primitive data types such as ints, floats and derived from System.Object at their lowest level (a Reference Type!), which allows them access to helper methods such as ToString(), so that can customize their string representation.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甚至是原始数据类型，例如int,float和从最低级别的System.Object派生（引用类型！），它允许它们访问辅助方法，如ToString（），以便可以自定义它们的字符串表示。</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_chen" w:date="2018-07-05T11:03:00Z" w:initials="">
    <w:p w14:paraId="0295559C">
      <w:pPr>
        <w:pStyle w:val="3"/>
      </w:pPr>
      <w:r>
        <w:rPr>
          <w:rFonts w:hint="eastAsia"/>
        </w:rPr>
        <w:t>适当的;正确的</w:t>
      </w:r>
    </w:p>
  </w:comment>
  <w:comment w:id="1" w:author="lin_chen" w:date="2018-07-05T11:04:00Z" w:initials="">
    <w:p w14:paraId="36352771">
      <w:pPr>
        <w:pStyle w:val="3"/>
      </w:pPr>
      <w:r>
        <w:rPr>
          <w:rFonts w:hint="eastAsia"/>
        </w:rPr>
        <w:t>需要；请求</w:t>
      </w:r>
    </w:p>
  </w:comment>
  <w:comment w:id="2" w:author="lin_chen" w:date="2018-07-05T09:56:00Z" w:initials="">
    <w:p w14:paraId="37624FD4">
      <w:pPr>
        <w:pStyle w:val="3"/>
      </w:pPr>
      <w:r>
        <w:rPr>
          <w:rFonts w:hint="eastAsia"/>
        </w:rPr>
        <w:t>令人恐惧的</w:t>
      </w:r>
    </w:p>
  </w:comment>
  <w:comment w:id="3" w:author="lin_chen" w:date="2018-07-05T13:09:00Z" w:initials="">
    <w:p w14:paraId="0B9210E3">
      <w:pPr>
        <w:pStyle w:val="3"/>
      </w:pPr>
      <w:r>
        <w:rPr>
          <w:rFonts w:hint="eastAsia"/>
        </w:rPr>
        <w:t>地方</w:t>
      </w:r>
    </w:p>
  </w:comment>
  <w:comment w:id="4" w:author="lin_chen" w:date="2018-07-05T11:05:00Z" w:initials="">
    <w:p w14:paraId="50131EE0">
      <w:pPr>
        <w:pStyle w:val="3"/>
      </w:pPr>
      <w:r>
        <w:rPr>
          <w:rFonts w:hint="eastAsia"/>
        </w:rPr>
        <w:t>解决</w:t>
      </w:r>
    </w:p>
  </w:comment>
  <w:comment w:id="5" w:author="lin_chen" w:date="2018-07-05T11:05:00Z" w:initials="">
    <w:p w14:paraId="7A7F5B92">
      <w:pPr>
        <w:pStyle w:val="3"/>
      </w:pPr>
      <w:r>
        <w:rPr>
          <w:rFonts w:hint="eastAsia"/>
        </w:rPr>
        <w:t>主要的</w:t>
      </w:r>
    </w:p>
  </w:comment>
  <w:comment w:id="6" w:author="lin_chen" w:date="2018-07-05T11:05:00Z" w:initials="">
    <w:p w14:paraId="29A93D6F">
      <w:pPr>
        <w:pStyle w:val="3"/>
      </w:pPr>
      <w:r>
        <w:rPr>
          <w:rFonts w:hint="eastAsia"/>
        </w:rPr>
        <w:t>咕噜声？</w:t>
      </w:r>
    </w:p>
  </w:comment>
  <w:comment w:id="7" w:author="lin_chen" w:date="2018-07-05T13:11:00Z" w:initials="">
    <w:p w14:paraId="731A494D">
      <w:pPr>
        <w:pStyle w:val="3"/>
      </w:pPr>
      <w:r>
        <w:rPr>
          <w:rFonts w:hint="eastAsia"/>
        </w:rPr>
        <w:t>宁愿；宁可，比较喜欢</w:t>
      </w:r>
    </w:p>
  </w:comment>
  <w:comment w:id="8" w:author="lin_chen" w:date="2018-07-05T13:12:00Z" w:initials="">
    <w:p w14:paraId="395E7A72">
      <w:pPr>
        <w:pStyle w:val="3"/>
      </w:pPr>
      <w:r>
        <w:rPr>
          <w:rFonts w:hint="eastAsia"/>
        </w:rPr>
        <w:t>焦点；</w:t>
      </w:r>
    </w:p>
  </w:comment>
  <w:comment w:id="9" w:author="lin_chen" w:date="2018-07-05T13:12:00Z" w:initials="">
    <w:p w14:paraId="39A31431">
      <w:pPr>
        <w:pStyle w:val="3"/>
      </w:pPr>
      <w:r>
        <w:rPr>
          <w:rFonts w:hint="eastAsia"/>
        </w:rPr>
        <w:t>关注</w:t>
      </w:r>
    </w:p>
  </w:comment>
  <w:comment w:id="10" w:author="lin_chen" w:date="2018-07-05T13:13:00Z" w:initials="">
    <w:p w14:paraId="33817180">
      <w:pPr>
        <w:pStyle w:val="3"/>
      </w:pPr>
      <w:r>
        <w:rPr>
          <w:rFonts w:hint="eastAsia"/>
        </w:rPr>
        <w:t>有关</w:t>
      </w:r>
    </w:p>
  </w:comment>
  <w:comment w:id="11" w:author="lin_chen" w:date="2018-07-05T13:17:00Z" w:initials="">
    <w:p w14:paraId="63E84A27">
      <w:pPr>
        <w:pStyle w:val="3"/>
      </w:pPr>
      <w:r>
        <w:rPr>
          <w:rFonts w:hint="eastAsia"/>
        </w:rPr>
        <w:t>履行;实施</w:t>
      </w:r>
    </w:p>
  </w:comment>
  <w:comment w:id="12" w:author="lin_chen" w:date="2018-07-05T13:13:00Z" w:initials="">
    <w:p w14:paraId="14806278">
      <w:pPr>
        <w:pStyle w:val="3"/>
      </w:pPr>
      <w:r>
        <w:rPr>
          <w:rFonts w:hint="eastAsia"/>
        </w:rPr>
        <w:t>范围</w:t>
      </w:r>
    </w:p>
  </w:comment>
  <w:comment w:id="13" w:author="chenlin" w:date="2018-07-05T13:18:00Z" w:initials="c">
    <w:p w14:paraId="4B0001AE">
      <w:pPr>
        <w:pStyle w:val="3"/>
      </w:pPr>
      <w:r>
        <w:rPr>
          <w:rFonts w:hint="eastAsia"/>
        </w:rPr>
        <w:t>成本</w:t>
      </w:r>
    </w:p>
  </w:comment>
  <w:comment w:id="14" w:author="lin_chen" w:date="2018-07-05T13:15:00Z" w:initials="">
    <w:p w14:paraId="40472C68">
      <w:pPr>
        <w:pStyle w:val="3"/>
      </w:pPr>
      <w:r>
        <w:rPr>
          <w:rFonts w:hint="eastAsia"/>
        </w:rPr>
        <w:t>忽略</w:t>
      </w:r>
    </w:p>
  </w:comment>
  <w:comment w:id="15" w:author="chenlin" w:date="2018-07-05T13:20:00Z" w:initials="c">
    <w:p w14:paraId="453C4BDB">
      <w:pPr>
        <w:pStyle w:val="3"/>
      </w:pPr>
      <w:r>
        <w:rPr>
          <w:rFonts w:hint="eastAsia"/>
        </w:rPr>
        <w:t>实施；实行</w:t>
      </w:r>
    </w:p>
  </w:comment>
  <w:comment w:id="16" w:author="chenlin" w:date="2018-07-05T13:20:00Z" w:initials="c">
    <w:p w14:paraId="2BC86FAD">
      <w:pPr>
        <w:pStyle w:val="3"/>
      </w:pPr>
      <w:r>
        <w:rPr>
          <w:rFonts w:hint="eastAsia"/>
        </w:rPr>
        <w:t>适当的</w:t>
      </w:r>
    </w:p>
  </w:comment>
  <w:comment w:id="17" w:author="chenlin" w:date="2018-07-05T13:21:00Z" w:initials="c">
    <w:p w14:paraId="3C5B079D">
      <w:pPr>
        <w:pStyle w:val="3"/>
      </w:pPr>
      <w:r>
        <w:rPr>
          <w:rFonts w:hint="eastAsia"/>
        </w:rPr>
        <w:t>交互作用；互动</w:t>
      </w:r>
    </w:p>
  </w:comment>
  <w:comment w:id="18" w:author="chenlin" w:date="2018-07-05T13:22:00Z" w:initials="c">
    <w:p w14:paraId="44DB1B5C">
      <w:pPr>
        <w:pStyle w:val="3"/>
      </w:pPr>
      <w:r>
        <w:rPr>
          <w:rFonts w:hint="eastAsia"/>
        </w:rPr>
        <w:t>各种各样的</w:t>
      </w:r>
    </w:p>
  </w:comment>
  <w:comment w:id="19" w:author="chenlin" w:date="2018-07-05T13:22:00Z" w:initials="c">
    <w:p w14:paraId="73FD7A46">
      <w:pPr>
        <w:pStyle w:val="3"/>
      </w:pPr>
      <w:r>
        <w:rPr>
          <w:rFonts w:hint="eastAsia"/>
        </w:rPr>
        <w:t>可提供；可获得；</w:t>
      </w:r>
    </w:p>
  </w:comment>
  <w:comment w:id="20" w:author="chenlin" w:date="2018-07-05T13:22:00Z" w:initials="c">
    <w:p w14:paraId="0C4969E1">
      <w:pPr>
        <w:pStyle w:val="3"/>
      </w:pPr>
      <w:r>
        <w:rPr>
          <w:rFonts w:hint="eastAsia"/>
        </w:rPr>
        <w:t>绝不；</w:t>
      </w:r>
    </w:p>
  </w:comment>
  <w:comment w:id="21" w:author="chenlin" w:date="2018-07-05T13:25:00Z" w:initials="c">
    <w:p w14:paraId="145B5147">
      <w:pPr>
        <w:pStyle w:val="3"/>
      </w:pPr>
      <w:r>
        <w:rPr>
          <w:rFonts w:hint="eastAsia"/>
        </w:rPr>
        <w:t>最高的；最重要的；之上的</w:t>
      </w:r>
    </w:p>
  </w:comment>
  <w:comment w:id="22" w:author="chenlin" w:date="2018-07-05T13:23:00Z" w:initials="c">
    <w:p w14:paraId="162310E6">
      <w:pPr>
        <w:pStyle w:val="3"/>
      </w:pPr>
      <w:r>
        <w:rPr>
          <w:rFonts w:hint="eastAsia"/>
        </w:rPr>
        <w:t>有效率的</w:t>
      </w:r>
    </w:p>
  </w:comment>
  <w:comment w:id="23" w:author="chenlin" w:date="2018-07-05T13:27:00Z" w:initials="c">
    <w:p w14:paraId="4D34713B">
      <w:pPr>
        <w:pStyle w:val="3"/>
      </w:pPr>
      <w:r>
        <w:rPr>
          <w:rFonts w:hint="eastAsia"/>
        </w:rPr>
        <w:t>探索</w:t>
      </w:r>
    </w:p>
  </w:comment>
  <w:comment w:id="24" w:author="chenlin" w:date="2018-07-05T13:29:00Z" w:initials="c">
    <w:p w14:paraId="64592877">
      <w:pPr>
        <w:pStyle w:val="3"/>
      </w:pPr>
      <w:r>
        <w:rPr>
          <w:rFonts w:hint="eastAsia"/>
        </w:rPr>
        <w:t>调味剂</w:t>
      </w:r>
    </w:p>
  </w:comment>
  <w:comment w:id="25" w:author="chenlin" w:date="2018-07-05T13:29:00Z" w:initials="c">
    <w:p w14:paraId="250B3628">
      <w:pPr>
        <w:pStyle w:val="3"/>
      </w:pPr>
      <w:r>
        <w:rPr>
          <w:rFonts w:hint="eastAsia"/>
        </w:rPr>
        <w:t>食谱</w:t>
      </w:r>
    </w:p>
  </w:comment>
  <w:comment w:id="26" w:author="chenlin" w:date="2018-07-05T13:29:00Z" w:initials="c">
    <w:p w14:paraId="4F870D63">
      <w:pPr>
        <w:pStyle w:val="3"/>
      </w:pPr>
      <w:r>
        <w:rPr>
          <w:rFonts w:hint="eastAsia"/>
        </w:rPr>
        <w:t>跨平台</w:t>
      </w:r>
    </w:p>
  </w:comment>
  <w:comment w:id="27" w:author="chenlin" w:date="2018-07-05T13:29:00Z" w:initials="c">
    <w:p w14:paraId="488F0901">
      <w:pPr>
        <w:pStyle w:val="3"/>
      </w:pPr>
      <w:r>
        <w:rPr>
          <w:rFonts w:hint="eastAsia"/>
        </w:rPr>
        <w:t>能力</w:t>
      </w:r>
    </w:p>
  </w:comment>
  <w:comment w:id="28" w:author="chenlin" w:date="2018-07-05T13:33:00Z" w:initials="c">
    <w:p w14:paraId="721242E5">
      <w:pPr>
        <w:pStyle w:val="3"/>
      </w:pPr>
      <w:r>
        <w:rPr>
          <w:rFonts w:hint="eastAsia"/>
        </w:rPr>
        <w:t>以...为依据</w:t>
      </w:r>
    </w:p>
  </w:comment>
  <w:comment w:id="29" w:author="chenlin" w:date="2018-07-05T13:31:00Z" w:initials="c">
    <w:p w14:paraId="6E5B6E6F">
      <w:pPr>
        <w:pStyle w:val="3"/>
      </w:pPr>
      <w:r>
        <w:rPr>
          <w:rFonts w:hint="eastAsia"/>
        </w:rPr>
        <w:t>规范</w:t>
      </w:r>
    </w:p>
  </w:comment>
  <w:comment w:id="30" w:author="chenlin" w:date="2018-07-05T13:32:00Z" w:initials="c">
    <w:p w14:paraId="49741783">
      <w:pPr>
        <w:pStyle w:val="3"/>
      </w:pPr>
      <w:r>
        <w:rPr>
          <w:rFonts w:hint="eastAsia"/>
        </w:rPr>
        <w:t>本质上</w:t>
      </w:r>
    </w:p>
  </w:comment>
  <w:comment w:id="31" w:author="chenlin" w:date="2018-07-05T13:32:00Z" w:initials="c">
    <w:p w14:paraId="22DF72D0">
      <w:pPr>
        <w:pStyle w:val="3"/>
      </w:pPr>
      <w:r>
        <w:rPr>
          <w:rFonts w:hint="eastAsia"/>
        </w:rPr>
        <w:t>重构；</w:t>
      </w:r>
    </w:p>
  </w:comment>
  <w:comment w:id="32" w:author="chenlin" w:date="2018-07-05T13:35:00Z" w:initials="c">
    <w:p w14:paraId="01D41137">
      <w:pPr>
        <w:pStyle w:val="3"/>
      </w:pPr>
      <w:r>
        <w:rPr>
          <w:rFonts w:hint="eastAsia"/>
        </w:rPr>
        <w:t>注意</w:t>
      </w:r>
    </w:p>
  </w:comment>
  <w:comment w:id="33" w:author="chenlin" w:date="2018-07-05T13:36:00Z" w:initials="c">
    <w:p w14:paraId="109E1781">
      <w:pPr>
        <w:pStyle w:val="3"/>
      </w:pPr>
      <w:r>
        <w:rPr>
          <w:rFonts w:hint="eastAsia"/>
        </w:rPr>
        <w:t>尽管</w:t>
      </w:r>
    </w:p>
  </w:comment>
  <w:comment w:id="34" w:author="chenlin" w:date="2018-07-05T13:41:00Z" w:initials="c">
    <w:p w14:paraId="1FDA64CD">
      <w:pPr>
        <w:pStyle w:val="3"/>
      </w:pPr>
      <w:r>
        <w:rPr>
          <w:rFonts w:hint="eastAsia"/>
        </w:rPr>
        <w:t>球门；进球；目标；目的</w:t>
      </w:r>
    </w:p>
  </w:comment>
  <w:comment w:id="35" w:author="chenlin" w:date="2018-07-05T13:41:00Z" w:initials="c">
    <w:p w14:paraId="189B2558">
      <w:pPr>
        <w:pStyle w:val="3"/>
      </w:pPr>
      <w:r>
        <w:rPr>
          <w:rFonts w:hint="eastAsia"/>
        </w:rPr>
        <w:t>适合；合适</w:t>
      </w:r>
    </w:p>
  </w:comment>
  <w:comment w:id="36" w:author="chenlin" w:date="2018-07-05T13:51:00Z" w:initials="c">
    <w:p w14:paraId="7CC17C8C">
      <w:pPr>
        <w:pStyle w:val="3"/>
      </w:pPr>
      <w:r>
        <w:rPr>
          <w:rFonts w:hint="eastAsia"/>
        </w:rPr>
        <w:t>硬件</w:t>
      </w:r>
    </w:p>
  </w:comment>
  <w:comment w:id="37" w:author="chenlin" w:date="2018-07-05T13:55:00Z" w:initials="c">
    <w:p w14:paraId="4F0D0875">
      <w:pPr>
        <w:pStyle w:val="3"/>
      </w:pPr>
      <w:r>
        <w:rPr>
          <w:rFonts w:hint="eastAsia"/>
        </w:rPr>
        <w:t>中间的</w:t>
      </w:r>
    </w:p>
  </w:comment>
  <w:comment w:id="38" w:author="chenlin" w:date="2018-07-05T13:55:00Z" w:initials="c">
    <w:p w14:paraId="48AE5218">
      <w:pPr>
        <w:pStyle w:val="3"/>
      </w:pPr>
      <w:r>
        <w:rPr>
          <w:rFonts w:hint="eastAsia"/>
        </w:rPr>
        <w:t>足够的</w:t>
      </w:r>
    </w:p>
  </w:comment>
  <w:comment w:id="39" w:author="chenlin" w:date="2018-07-05T13:56:00Z" w:initials="c">
    <w:p w14:paraId="305A193B">
      <w:pPr>
        <w:pStyle w:val="3"/>
      </w:pPr>
      <w:r>
        <w:rPr>
          <w:rFonts w:hint="eastAsia"/>
        </w:rPr>
        <w:t>与....结合起来</w:t>
      </w:r>
    </w:p>
  </w:comment>
  <w:comment w:id="40" w:author="chenlin" w:date="2018-07-05T13:57:00Z" w:initials="c">
    <w:p w14:paraId="07401F97">
      <w:pPr>
        <w:pStyle w:val="3"/>
      </w:pPr>
      <w:r>
        <w:rPr>
          <w:rFonts w:hint="eastAsia"/>
        </w:rPr>
        <w:t>误解；错觉</w:t>
      </w:r>
    </w:p>
  </w:comment>
  <w:comment w:id="41" w:author="chenlin" w:date="2018-07-05T13:59:00Z" w:initials="c">
    <w:p w14:paraId="22437699">
      <w:pPr>
        <w:pStyle w:val="3"/>
      </w:pPr>
      <w:r>
        <w:rPr>
          <w:rFonts w:hint="eastAsia"/>
        </w:rPr>
        <w:t>边；</w:t>
      </w:r>
    </w:p>
  </w:comment>
  <w:comment w:id="42" w:author="chenlin" w:date="2018-07-05T13:58:00Z" w:initials="c">
    <w:p w14:paraId="3A682C13">
      <w:pPr>
        <w:pStyle w:val="3"/>
      </w:pPr>
      <w:r>
        <w:rPr>
          <w:rFonts w:hint="eastAsia"/>
        </w:rPr>
        <w:t>等等；诸如此类</w:t>
      </w:r>
    </w:p>
  </w:comment>
  <w:comment w:id="43" w:author="chenlin" w:date="2018-07-05T13:59:00Z" w:initials="c">
    <w:p w14:paraId="155C558E">
      <w:pPr>
        <w:pStyle w:val="3"/>
      </w:pPr>
      <w:r>
        <w:rPr>
          <w:rFonts w:hint="eastAsia"/>
        </w:rPr>
        <w:t>后端</w:t>
      </w:r>
    </w:p>
  </w:comment>
  <w:comment w:id="44" w:author="chenlin" w:date="2018-07-05T14:00:00Z" w:initials="c">
    <w:p w14:paraId="2F7B371F">
      <w:pPr>
        <w:pStyle w:val="3"/>
      </w:pPr>
      <w:r>
        <w:rPr>
          <w:rFonts w:hint="eastAsia"/>
        </w:rPr>
        <w:t>为了</w:t>
      </w:r>
    </w:p>
  </w:comment>
  <w:comment w:id="45" w:author="chenlin" w:date="2018-07-05T14:01:00Z" w:initials="c">
    <w:p w14:paraId="5AC069EC">
      <w:pPr>
        <w:pStyle w:val="3"/>
      </w:pPr>
      <w:r>
        <w:rPr>
          <w:rFonts w:hint="eastAsia"/>
        </w:rPr>
        <w:t>只是；仅仅</w:t>
      </w:r>
    </w:p>
  </w:comment>
  <w:comment w:id="46" w:author="chenlin" w:date="2018-07-05T14:09:00Z" w:initials="c">
    <w:p w14:paraId="228547BE">
      <w:pPr>
        <w:pStyle w:val="3"/>
      </w:pPr>
      <w:r>
        <w:rPr>
          <w:rFonts w:hint="eastAsia"/>
        </w:rPr>
        <w:t>相等的；</w:t>
      </w:r>
    </w:p>
  </w:comment>
  <w:comment w:id="47" w:author="chenlin" w:date="2018-07-05T14:09:00Z" w:initials="c">
    <w:p w14:paraId="02024C5C">
      <w:pPr>
        <w:pStyle w:val="3"/>
      </w:pPr>
      <w:r>
        <w:rPr>
          <w:rFonts w:hint="eastAsia"/>
        </w:rPr>
        <w:t>在后台，在底层</w:t>
      </w:r>
    </w:p>
  </w:comment>
  <w:comment w:id="48" w:author="chenlin" w:date="2018-07-05T14:10:00Z" w:initials="c">
    <w:p w14:paraId="2BE16280">
      <w:pPr>
        <w:pStyle w:val="3"/>
      </w:pPr>
      <w:r>
        <w:rPr>
          <w:rFonts w:hint="eastAsia"/>
        </w:rPr>
        <w:t>处理；操纵</w:t>
      </w:r>
    </w:p>
  </w:comment>
  <w:comment w:id="49" w:author="chenlin" w:date="2018-07-05T14:12:00Z" w:initials="c">
    <w:p w14:paraId="536701A2">
      <w:pPr>
        <w:pStyle w:val="3"/>
      </w:pPr>
      <w:r>
        <w:rPr>
          <w:rFonts w:hint="eastAsia"/>
        </w:rPr>
        <w:t>同时的</w:t>
      </w:r>
    </w:p>
  </w:comment>
  <w:comment w:id="50" w:author="chenlin" w:date="2018-07-05T14:12:00Z" w:initials="c">
    <w:p w14:paraId="2C066AEE">
      <w:pPr>
        <w:pStyle w:val="3"/>
      </w:pPr>
      <w:r>
        <w:rPr>
          <w:rFonts w:hint="eastAsia"/>
        </w:rPr>
        <w:t>逻辑</w:t>
      </w:r>
    </w:p>
  </w:comment>
  <w:comment w:id="51" w:author="chenlin" w:date="2018-07-05T14:11:00Z" w:initials="c">
    <w:p w14:paraId="3A520722">
      <w:pPr>
        <w:pStyle w:val="3"/>
      </w:pPr>
      <w:r>
        <w:rPr>
          <w:rFonts w:hint="eastAsia"/>
        </w:rPr>
        <w:t>执行</w:t>
      </w:r>
    </w:p>
  </w:comment>
  <w:comment w:id="52" w:author="chenlin" w:date="2018-07-06T10:01:00Z" w:initials="c">
    <w:p w14:paraId="29A43428">
      <w:pPr>
        <w:pStyle w:val="3"/>
      </w:pPr>
      <w:r>
        <w:rPr>
          <w:rFonts w:hint="eastAsia"/>
        </w:rPr>
        <w:t>被选中</w:t>
      </w:r>
    </w:p>
  </w:comment>
  <w:comment w:id="53" w:author="chenlin" w:date="2018-07-05T14:14:00Z" w:initials="c">
    <w:p w14:paraId="33FF08A3">
      <w:pPr>
        <w:pStyle w:val="3"/>
      </w:pPr>
      <w:r>
        <w:rPr>
          <w:rFonts w:hint="eastAsia"/>
        </w:rPr>
        <w:t>额外的；</w:t>
      </w:r>
    </w:p>
  </w:comment>
  <w:comment w:id="54" w:author="chenlin" w:date="2018-07-05T14:14:00Z" w:initials="c">
    <w:p w14:paraId="55F004CD">
      <w:pPr>
        <w:pStyle w:val="3"/>
      </w:pPr>
      <w:r>
        <w:rPr>
          <w:rFonts w:hint="eastAsia"/>
        </w:rPr>
        <w:t>复杂性</w:t>
      </w:r>
    </w:p>
  </w:comment>
  <w:comment w:id="55" w:author="chenlin" w:date="2018-07-05T14:17:00Z" w:initials="c">
    <w:p w14:paraId="16742354">
      <w:pPr>
        <w:pStyle w:val="3"/>
      </w:pPr>
      <w:r>
        <w:rPr>
          <w:rFonts w:hint="eastAsia"/>
        </w:rPr>
        <w:t>基本翻译为开销</w:t>
      </w:r>
    </w:p>
  </w:comment>
  <w:comment w:id="56" w:author="chenlin" w:date="2018-07-05T14:16:00Z" w:initials="c">
    <w:p w14:paraId="2B3B121B">
      <w:pPr>
        <w:pStyle w:val="3"/>
      </w:pPr>
      <w:r>
        <w:rPr>
          <w:rFonts w:hint="eastAsia"/>
        </w:rPr>
        <w:t>费用</w:t>
      </w:r>
    </w:p>
  </w:comment>
  <w:comment w:id="57" w:author="chenlin" w:date="2018-07-05T14:17:00Z" w:initials="c">
    <w:p w14:paraId="43B55A0C">
      <w:pPr>
        <w:pStyle w:val="3"/>
      </w:pPr>
      <w:r>
        <w:rPr>
          <w:rFonts w:hint="eastAsia"/>
        </w:rPr>
        <w:t>在内</w:t>
      </w:r>
    </w:p>
  </w:comment>
  <w:comment w:id="58" w:author="chenlin" w:date="2018-07-05T14:17:00Z" w:initials="c">
    <w:p w14:paraId="59CA3658">
      <w:pPr>
        <w:pStyle w:val="3"/>
      </w:pPr>
      <w:r>
        <w:rPr>
          <w:rFonts w:hint="eastAsia"/>
        </w:rPr>
        <w:t>时尚；时装</w:t>
      </w:r>
    </w:p>
  </w:comment>
  <w:comment w:id="59" w:author="chenlin" w:date="2018-07-05T14:18:00Z" w:initials="c">
    <w:p w14:paraId="1D381ED6">
      <w:pPr>
        <w:pStyle w:val="3"/>
      </w:pPr>
      <w:r>
        <w:rPr>
          <w:rFonts w:hint="eastAsia"/>
        </w:rPr>
        <w:t>通常；典型地</w:t>
      </w:r>
    </w:p>
  </w:comment>
  <w:comment w:id="60" w:author="chenlin" w:date="2018-07-05T14:18:00Z" w:initials="c">
    <w:p w14:paraId="76E26670">
      <w:pPr>
        <w:pStyle w:val="3"/>
      </w:pPr>
      <w:r>
        <w:rPr>
          <w:rFonts w:hint="eastAsia"/>
        </w:rPr>
        <w:t>抽象</w:t>
      </w:r>
    </w:p>
  </w:comment>
  <w:comment w:id="61" w:author="chenlin" w:date="2018-07-05T14:19:00Z" w:initials="c">
    <w:p w14:paraId="4B9815AD">
      <w:pPr>
        <w:pStyle w:val="3"/>
      </w:pPr>
      <w:r>
        <w:rPr>
          <w:rFonts w:hint="eastAsia"/>
        </w:rPr>
        <w:t>各种各样的</w:t>
      </w:r>
    </w:p>
  </w:comment>
  <w:comment w:id="62" w:author="chenlin" w:date="2018-07-05T14:23:00Z" w:initials="c">
    <w:p w14:paraId="22222ADF">
      <w:pPr>
        <w:pStyle w:val="3"/>
      </w:pPr>
      <w:r>
        <w:rPr>
          <w:rFonts w:hint="eastAsia"/>
        </w:rPr>
        <w:t>理解；解释</w:t>
      </w:r>
    </w:p>
  </w:comment>
  <w:comment w:id="63" w:author="chenlin" w:date="2018-07-06T10:04:00Z" w:initials="c">
    <w:p w14:paraId="2E8D7484">
      <w:pPr>
        <w:pStyle w:val="3"/>
      </w:pPr>
      <w:r>
        <w:rPr>
          <w:rFonts w:hint="eastAsia"/>
        </w:rPr>
        <w:t>原料；原始；</w:t>
      </w:r>
    </w:p>
  </w:comment>
  <w:comment w:id="64" w:author="chenlin" w:date="2018-07-05T14:24:00Z" w:initials="c">
    <w:p w14:paraId="15161FD1">
      <w:pPr>
        <w:pStyle w:val="3"/>
      </w:pPr>
      <w:r>
        <w:rPr>
          <w:rFonts w:hint="eastAsia"/>
        </w:rPr>
        <w:t>指令</w:t>
      </w:r>
    </w:p>
  </w:comment>
  <w:comment w:id="65" w:author="chenlin" w:date="2018-07-05T14:25:00Z" w:initials="c">
    <w:p w14:paraId="091C248A">
      <w:pPr>
        <w:pStyle w:val="3"/>
      </w:pPr>
      <w:r>
        <w:rPr>
          <w:rFonts w:hint="eastAsia"/>
        </w:rPr>
        <w:t>大概；或许</w:t>
      </w:r>
    </w:p>
  </w:comment>
  <w:comment w:id="66" w:author="chenlin" w:date="2018-07-05T14:26:00Z" w:initials="c">
    <w:p w14:paraId="51084088">
      <w:pPr>
        <w:pStyle w:val="3"/>
      </w:pPr>
      <w:r>
        <w:rPr>
          <w:rFonts w:hint="eastAsia"/>
        </w:rPr>
        <w:t>简单的</w:t>
      </w:r>
    </w:p>
  </w:comment>
  <w:comment w:id="67" w:author="chenlin" w:date="2018-07-05T14:26:00Z" w:initials="c">
    <w:p w14:paraId="3E0B08AB">
      <w:pPr>
        <w:pStyle w:val="3"/>
      </w:pPr>
      <w:r>
        <w:rPr>
          <w:rFonts w:hint="eastAsia"/>
        </w:rPr>
        <w:t>语法；语句</w:t>
      </w:r>
    </w:p>
  </w:comment>
  <w:comment w:id="68" w:author="chenlin" w:date="2018-07-05T14:28:00Z" w:initials="c">
    <w:p w14:paraId="5F1901FF">
      <w:pPr>
        <w:pStyle w:val="3"/>
      </w:pPr>
      <w:r>
        <w:rPr>
          <w:rFonts w:hint="eastAsia"/>
        </w:rPr>
        <w:t>改善；</w:t>
      </w:r>
    </w:p>
  </w:comment>
  <w:comment w:id="69" w:author="chenlin" w:date="2018-07-05T14:27:00Z" w:initials="c">
    <w:p w14:paraId="30980D5A">
      <w:pPr>
        <w:pStyle w:val="3"/>
      </w:pPr>
      <w:r>
        <w:rPr>
          <w:rFonts w:hint="eastAsia"/>
        </w:rPr>
        <w:t>极大地；广大地；</w:t>
      </w:r>
    </w:p>
  </w:comment>
  <w:comment w:id="70" w:author="chenlin" w:date="2018-07-05T14:29:00Z" w:initials="c">
    <w:p w14:paraId="569100CD">
      <w:pPr>
        <w:pStyle w:val="3"/>
      </w:pPr>
      <w:r>
        <w:rPr>
          <w:rFonts w:hint="eastAsia"/>
        </w:rPr>
        <w:t>经验</w:t>
      </w:r>
    </w:p>
  </w:comment>
  <w:comment w:id="71" w:author="chenlin" w:date="2018-07-05T14:29:00Z" w:initials="c">
    <w:p w14:paraId="1D6B658E">
      <w:pPr>
        <w:pStyle w:val="3"/>
      </w:pPr>
      <w:r>
        <w:rPr>
          <w:rFonts w:hint="eastAsia"/>
        </w:rPr>
        <w:t>有助于；促成</w:t>
      </w:r>
    </w:p>
  </w:comment>
  <w:comment w:id="72" w:author="chenlin" w:date="2018-07-05T14:35:00Z" w:initials="c">
    <w:p w14:paraId="1D74464B">
      <w:pPr>
        <w:pStyle w:val="3"/>
      </w:pPr>
      <w:r>
        <w:rPr>
          <w:rFonts w:hint="eastAsia"/>
        </w:rPr>
        <w:t>实施</w:t>
      </w:r>
    </w:p>
  </w:comment>
  <w:comment w:id="73" w:author="chenlin" w:date="2018-07-05T14:35:00Z" w:initials="c">
    <w:p w14:paraId="7FC8190A">
      <w:pPr>
        <w:pStyle w:val="3"/>
      </w:pPr>
      <w:r>
        <w:rPr>
          <w:rFonts w:hint="eastAsia"/>
        </w:rPr>
        <w:t>某一；必然</w:t>
      </w:r>
    </w:p>
  </w:comment>
  <w:comment w:id="74" w:author="chenlin" w:date="2018-07-05T14:46:00Z" w:initials="c">
    <w:p w14:paraId="175668F9">
      <w:pPr>
        <w:pStyle w:val="3"/>
      </w:pPr>
      <w:r>
        <w:rPr>
          <w:rFonts w:hint="eastAsia"/>
        </w:rPr>
        <w:t>创造</w:t>
      </w:r>
    </w:p>
  </w:comment>
  <w:comment w:id="75" w:author="chenlin" w:date="2018-07-05T14:46:00Z" w:initials="c">
    <w:p w14:paraId="570947E2">
      <w:pPr>
        <w:pStyle w:val="3"/>
      </w:pPr>
      <w:r>
        <w:rPr>
          <w:rFonts w:hint="eastAsia"/>
        </w:rPr>
        <w:t>提到；针对；</w:t>
      </w:r>
    </w:p>
  </w:comment>
  <w:comment w:id="76" w:author="chenlin" w:date="2018-07-05T14:47:00Z" w:initials="c">
    <w:p w14:paraId="366F0C1E">
      <w:pPr>
        <w:pStyle w:val="3"/>
      </w:pPr>
      <w:r>
        <w:rPr>
          <w:rFonts w:hint="eastAsia"/>
        </w:rPr>
        <w:t>里面的；内部的</w:t>
      </w:r>
    </w:p>
  </w:comment>
  <w:comment w:id="77" w:author="chenlin" w:date="2018-07-05T14:48:00Z" w:initials="c">
    <w:p w14:paraId="604C473B">
      <w:pPr>
        <w:pStyle w:val="3"/>
      </w:pPr>
      <w:r>
        <w:rPr>
          <w:rFonts w:hint="eastAsia"/>
        </w:rPr>
        <w:t>相对；和...起冲突</w:t>
      </w:r>
    </w:p>
  </w:comment>
  <w:comment w:id="78" w:author="chenlin" w:date="2018-07-05T14:48:00Z" w:initials="c">
    <w:p w14:paraId="22F202AF">
      <w:pPr>
        <w:pStyle w:val="3"/>
      </w:pPr>
      <w:r>
        <w:rPr>
          <w:rFonts w:hint="eastAsia"/>
        </w:rPr>
        <w:t>操作</w:t>
      </w:r>
    </w:p>
  </w:comment>
  <w:comment w:id="79" w:author="chenlin" w:date="2018-07-05T14:59:00Z" w:initials="c">
    <w:p w14:paraId="18697B52">
      <w:pPr>
        <w:pStyle w:val="3"/>
      </w:pPr>
      <w:r>
        <w:rPr>
          <w:rFonts w:hint="eastAsia"/>
        </w:rPr>
        <w:t>流行</w:t>
      </w:r>
    </w:p>
  </w:comment>
  <w:comment w:id="80" w:author="chenlin" w:date="2018-07-05T14:59:00Z" w:initials="c">
    <w:p w14:paraId="6C9B1972">
      <w:pPr>
        <w:pStyle w:val="3"/>
      </w:pPr>
      <w:r>
        <w:rPr>
          <w:rFonts w:hint="eastAsia"/>
        </w:rPr>
        <w:t>存在</w:t>
      </w:r>
    </w:p>
  </w:comment>
  <w:comment w:id="81" w:author="chenlin" w:date="2018-07-06T10:12:00Z" w:initials="c">
    <w:p w14:paraId="1A2712C0">
      <w:pPr>
        <w:pStyle w:val="3"/>
      </w:pPr>
      <w:r>
        <w:rPr>
          <w:rFonts w:hint="eastAsia"/>
        </w:rPr>
        <w:t>模糊的</w:t>
      </w:r>
    </w:p>
  </w:comment>
  <w:comment w:id="82" w:author="chenlin" w:date="2018-07-06T10:22:00Z" w:initials="c">
    <w:p w14:paraId="7A874C63">
      <w:pPr>
        <w:pStyle w:val="3"/>
        <w:rPr>
          <w:rFonts w:hint="eastAsia" w:eastAsiaTheme="minorEastAsia"/>
          <w:lang w:eastAsia="zh-CN"/>
        </w:rPr>
      </w:pPr>
      <w:r>
        <w:rPr>
          <w:rFonts w:hint="eastAsia"/>
        </w:rPr>
        <w:t>照顾；招待</w:t>
      </w:r>
      <w:r>
        <w:rPr>
          <w:rFonts w:hint="eastAsia"/>
          <w:lang w:eastAsia="zh-CN"/>
        </w:rPr>
        <w:t>；倾向于</w:t>
      </w:r>
    </w:p>
  </w:comment>
  <w:comment w:id="83" w:author="chenlin" w:date="2018-07-06T10:22:00Z" w:initials="c">
    <w:p w14:paraId="2CAF06FC">
      <w:pPr>
        <w:pStyle w:val="3"/>
      </w:pPr>
      <w:r>
        <w:rPr>
          <w:rFonts w:hint="eastAsia"/>
        </w:rPr>
        <w:t>参考</w:t>
      </w:r>
    </w:p>
  </w:comment>
  <w:comment w:id="84" w:author="chenlin" w:date="2018-07-06T10:59:00Z" w:initials="c">
    <w:p w14:paraId="2D496B57">
      <w:pPr>
        <w:pStyle w:val="3"/>
      </w:pPr>
      <w:r>
        <w:rPr>
          <w:rFonts w:hint="eastAsia"/>
        </w:rPr>
        <w:t>分开</w:t>
      </w:r>
    </w:p>
  </w:comment>
  <w:comment w:id="85" w:author="chenlin" w:date="2018-07-06T10:59:00Z" w:initials="c">
    <w:p w14:paraId="16400621">
      <w:pPr>
        <w:pStyle w:val="3"/>
      </w:pPr>
      <w:r>
        <w:rPr>
          <w:rFonts w:hint="eastAsia"/>
        </w:rPr>
        <w:t>经历；承受</w:t>
      </w:r>
    </w:p>
  </w:comment>
  <w:comment w:id="86" w:author="chenlin" w:date="2018-07-06T11:00:00Z" w:initials="c">
    <w:p w14:paraId="673A71DF">
      <w:pPr>
        <w:pStyle w:val="3"/>
      </w:pPr>
      <w:r>
        <w:rPr>
          <w:rFonts w:hint="eastAsia"/>
        </w:rPr>
        <w:t>履行；性能；表现；演出</w:t>
      </w:r>
    </w:p>
  </w:comment>
  <w:comment w:id="87" w:author="chenlin" w:date="2018-07-06T11:00:00Z" w:initials="c">
    <w:p w14:paraId="072529F1">
      <w:pPr>
        <w:pStyle w:val="3"/>
      </w:pPr>
      <w:r>
        <w:rPr>
          <w:rFonts w:hint="eastAsia"/>
        </w:rPr>
        <w:t>重要的；有意义的；</w:t>
      </w:r>
    </w:p>
  </w:comment>
  <w:comment w:id="88" w:author="chenlin" w:date="2018-07-06T11:01:00Z" w:initials="c">
    <w:p w14:paraId="6F10166F">
      <w:pPr>
        <w:pStyle w:val="3"/>
      </w:pPr>
      <w:r>
        <w:rPr>
          <w:rFonts w:hint="eastAsia"/>
        </w:rPr>
        <w:t>由于；预定；适当的；</w:t>
      </w:r>
    </w:p>
  </w:comment>
  <w:comment w:id="89" w:author="chenlin" w:date="2018-07-06T11:02:00Z" w:initials="c">
    <w:p w14:paraId="30E4201A">
      <w:pPr>
        <w:pStyle w:val="3"/>
      </w:pPr>
      <w:r>
        <w:rPr>
          <w:rFonts w:hint="eastAsia"/>
        </w:rPr>
        <w:t>渐进的；渐降的；逐次的</w:t>
      </w:r>
    </w:p>
  </w:comment>
  <w:comment w:id="90" w:author="chenlin" w:date="2018-07-06T11:02:00Z" w:initials="c">
    <w:p w14:paraId="60B354C0">
      <w:pPr>
        <w:pStyle w:val="3"/>
      </w:pPr>
      <w:r>
        <w:rPr>
          <w:rFonts w:hint="eastAsia"/>
        </w:rPr>
        <w:t>优化</w:t>
      </w:r>
    </w:p>
  </w:comment>
  <w:comment w:id="91" w:author="chenlin" w:date="2018-07-06T11:03:00Z" w:initials="c">
    <w:p w14:paraId="5DB927B9">
      <w:pPr>
        <w:pStyle w:val="3"/>
      </w:pPr>
      <w:r>
        <w:rPr>
          <w:rFonts w:hint="eastAsia"/>
        </w:rPr>
        <w:t>平均的；平常的</w:t>
      </w:r>
    </w:p>
  </w:comment>
  <w:comment w:id="92" w:author="chenlin" w:date="2018-07-06T11:03:00Z" w:initials="c">
    <w:p w14:paraId="204C7772">
      <w:pPr>
        <w:pStyle w:val="3"/>
      </w:pPr>
      <w:r>
        <w:rPr>
          <w:rFonts w:hint="eastAsia"/>
        </w:rPr>
        <w:t>装置；设备；</w:t>
      </w:r>
    </w:p>
  </w:comment>
  <w:comment w:id="93" w:author="chenlin" w:date="2018-07-06T11:03:00Z" w:initials="c">
    <w:p w14:paraId="1C42081D">
      <w:pPr>
        <w:pStyle w:val="3"/>
      </w:pPr>
      <w:r>
        <w:rPr>
          <w:rFonts w:hint="eastAsia"/>
        </w:rPr>
        <w:t>逐步的；渐渐地；</w:t>
      </w:r>
    </w:p>
  </w:comment>
  <w:comment w:id="94" w:author="chenlin" w:date="2018-07-06T11:04:00Z" w:initials="c">
    <w:p w14:paraId="039E64F6">
      <w:pPr>
        <w:pStyle w:val="3"/>
      </w:pPr>
      <w:r>
        <w:rPr>
          <w:rFonts w:hint="eastAsia"/>
        </w:rPr>
        <w:t>公开辩论；论战</w:t>
      </w:r>
    </w:p>
  </w:comment>
  <w:comment w:id="95" w:author="chenlin" w:date="2018-07-06T11:04:00Z" w:initials="c">
    <w:p w14:paraId="537C64CD">
      <w:pPr>
        <w:pStyle w:val="3"/>
      </w:pPr>
      <w:r>
        <w:rPr>
          <w:rFonts w:hint="eastAsia"/>
        </w:rPr>
        <w:t>留下；</w:t>
      </w:r>
    </w:p>
  </w:comment>
  <w:comment w:id="96" w:author="chenlin" w:date="2018-07-06T11:06:00Z" w:initials="c">
    <w:p w14:paraId="259933AB">
      <w:pPr>
        <w:pStyle w:val="3"/>
      </w:pPr>
      <w:r>
        <w:rPr>
          <w:rFonts w:hint="eastAsia"/>
        </w:rPr>
        <w:t>手动的；</w:t>
      </w:r>
    </w:p>
  </w:comment>
  <w:comment w:id="97" w:author="chenlin" w:date="2018-07-06T11:06:00Z" w:initials="c">
    <w:p w14:paraId="52EE12CC">
      <w:pPr>
        <w:pStyle w:val="3"/>
      </w:pPr>
      <w:r>
        <w:rPr>
          <w:rFonts w:hint="eastAsia"/>
        </w:rPr>
        <w:t>精通的；</w:t>
      </w:r>
    </w:p>
  </w:comment>
  <w:comment w:id="98" w:author="chenlin" w:date="2018-07-06T11:06:00Z" w:initials="c">
    <w:p w14:paraId="182C4947">
      <w:pPr>
        <w:pStyle w:val="3"/>
      </w:pPr>
      <w:r>
        <w:rPr>
          <w:rFonts w:hint="eastAsia"/>
        </w:rPr>
        <w:t>解决；解答；</w:t>
      </w:r>
    </w:p>
  </w:comment>
  <w:comment w:id="99" w:author="chenlin" w:date="2018-07-06T11:07:00Z" w:initials="c">
    <w:p w14:paraId="3324531B">
      <w:pPr>
        <w:pStyle w:val="3"/>
      </w:pPr>
      <w:r>
        <w:rPr>
          <w:rFonts w:hint="eastAsia"/>
        </w:rPr>
        <w:t>不可预测的；</w:t>
      </w:r>
    </w:p>
  </w:comment>
  <w:comment w:id="100" w:author="chenlin" w:date="2018-07-06T11:07:00Z" w:initials="c">
    <w:p w14:paraId="685C0979">
      <w:pPr>
        <w:pStyle w:val="3"/>
      </w:pPr>
      <w:r>
        <w:rPr>
          <w:rFonts w:hint="eastAsia"/>
        </w:rPr>
        <w:t>产品；作品；结果；</w:t>
      </w:r>
    </w:p>
  </w:comment>
  <w:comment w:id="101" w:author="chenlin" w:date="2018-07-06T11:07:00Z" w:initials="c">
    <w:p w14:paraId="1A5F1680">
      <w:pPr>
        <w:pStyle w:val="3"/>
      </w:pPr>
      <w:r>
        <w:rPr>
          <w:rFonts w:hint="eastAsia"/>
        </w:rPr>
        <w:t>质量；品质</w:t>
      </w:r>
    </w:p>
  </w:comment>
  <w:comment w:id="102" w:author="chenlin" w:date="2018-07-06T11:09:00Z" w:initials="c">
    <w:p w14:paraId="289357CD">
      <w:pPr>
        <w:pStyle w:val="3"/>
      </w:pPr>
      <w:r>
        <w:rPr>
          <w:rFonts w:hint="eastAsia"/>
        </w:rPr>
        <w:t>表示可能表示许可；</w:t>
      </w:r>
    </w:p>
  </w:comment>
  <w:comment w:id="103" w:author="chenlin" w:date="2018-07-06T11:10:00Z" w:initials="c">
    <w:p w14:paraId="398B2E86">
      <w:pPr>
        <w:pStyle w:val="3"/>
      </w:pPr>
      <w:r>
        <w:rPr>
          <w:rFonts w:hint="eastAsia"/>
        </w:rPr>
        <w:t>引用；引证</w:t>
      </w:r>
    </w:p>
  </w:comment>
  <w:comment w:id="104" w:author="chenlin" w:date="2018-07-06T11:10:00Z" w:initials="c">
    <w:p w14:paraId="753A70CF">
      <w:pPr>
        <w:pStyle w:val="3"/>
      </w:pPr>
      <w:r>
        <w:rPr>
          <w:rFonts w:hint="eastAsia"/>
        </w:rPr>
        <w:t>到达；</w:t>
      </w:r>
    </w:p>
  </w:comment>
  <w:comment w:id="105" w:author="chenlin" w:date="2018-07-06T11:11:00Z" w:initials="c">
    <w:p w14:paraId="15710FC5">
      <w:pPr>
        <w:pStyle w:val="3"/>
      </w:pPr>
      <w:r>
        <w:rPr>
          <w:rFonts w:hint="eastAsia"/>
        </w:rPr>
        <w:t>莽撞的；有勇无谋的；</w:t>
      </w:r>
    </w:p>
  </w:comment>
  <w:comment w:id="106" w:author="chenlin" w:date="2018-07-06T11:14:00Z" w:initials="c">
    <w:p w14:paraId="27895E73">
      <w:pPr>
        <w:pStyle w:val="3"/>
      </w:pPr>
      <w:r>
        <w:rPr>
          <w:rFonts w:hint="eastAsia"/>
        </w:rPr>
        <w:t>程度；长度；</w:t>
      </w:r>
    </w:p>
  </w:comment>
  <w:comment w:id="107" w:author="chenlin" w:date="2018-07-06T11:14:00Z" w:initials="c">
    <w:p w14:paraId="702E0963">
      <w:pPr>
        <w:pStyle w:val="3"/>
      </w:pPr>
      <w:r>
        <w:rPr>
          <w:rFonts w:hint="eastAsia"/>
        </w:rPr>
        <w:t>总是；无不；</w:t>
      </w:r>
    </w:p>
  </w:comment>
  <w:comment w:id="108" w:author="chenlin" w:date="2018-07-06T11:16:00Z" w:initials="c">
    <w:p w14:paraId="2A9E0BB4">
      <w:pPr>
        <w:pStyle w:val="3"/>
      </w:pPr>
      <w:r>
        <w:rPr>
          <w:rFonts w:hint="eastAsia"/>
        </w:rPr>
        <w:t>把...强加给，使承受；遭受</w:t>
      </w:r>
    </w:p>
  </w:comment>
  <w:comment w:id="109" w:author="chenlin" w:date="2018-07-06T11:22:00Z" w:initials="c">
    <w:p w14:paraId="66E415DB">
      <w:pPr>
        <w:pStyle w:val="3"/>
      </w:pPr>
      <w:r>
        <w:rPr>
          <w:rFonts w:hint="eastAsia"/>
        </w:rPr>
        <w:t>平衡</w:t>
      </w:r>
    </w:p>
  </w:comment>
  <w:comment w:id="110" w:author="chenlin" w:date="2018-07-06T11:23:00Z" w:initials="c">
    <w:p w14:paraId="26CD3B7C">
      <w:pPr>
        <w:pStyle w:val="3"/>
      </w:pPr>
      <w:r>
        <w:rPr>
          <w:rFonts w:hint="eastAsia"/>
        </w:rPr>
        <w:t>使用；用法</w:t>
      </w:r>
    </w:p>
  </w:comment>
  <w:comment w:id="111" w:author="chenlin" w:date="2018-07-06T11:23:00Z" w:initials="c">
    <w:p w14:paraId="17AF28FD">
      <w:pPr>
        <w:pStyle w:val="3"/>
      </w:pPr>
      <w:r>
        <w:rPr>
          <w:rFonts w:hint="eastAsia"/>
        </w:rPr>
        <w:t>单一</w:t>
      </w:r>
    </w:p>
  </w:comment>
  <w:comment w:id="112" w:author="chenlin" w:date="2018-07-06T13:08:00Z" w:initials="c">
    <w:p w14:paraId="773866C4">
      <w:pPr>
        <w:pStyle w:val="3"/>
      </w:pPr>
      <w:r>
        <w:rPr>
          <w:rFonts w:hint="eastAsia"/>
        </w:rPr>
        <w:t>想象</w:t>
      </w:r>
    </w:p>
  </w:comment>
  <w:comment w:id="113" w:author="chenlin" w:date="2018-07-06T13:04:00Z" w:initials="c">
    <w:p w14:paraId="63DB1F37">
      <w:pPr>
        <w:pStyle w:val="3"/>
      </w:pPr>
      <w:r>
        <w:rPr>
          <w:rFonts w:hint="eastAsia"/>
        </w:rPr>
        <w:t>刷新</w:t>
      </w:r>
    </w:p>
  </w:comment>
  <w:comment w:id="114" w:author="chenlin" w:date="2018-07-06T13:08:00Z" w:initials="c">
    <w:p w14:paraId="1D9F45FC">
      <w:pPr>
        <w:pStyle w:val="3"/>
      </w:pPr>
      <w:r>
        <w:rPr>
          <w:rFonts w:hint="eastAsia"/>
        </w:rPr>
        <w:t>微秒</w:t>
      </w:r>
    </w:p>
  </w:comment>
  <w:comment w:id="115" w:author="chenlin" w:date="2018-07-06T13:10:00Z" w:initials="c">
    <w:p w14:paraId="22543212">
      <w:pPr>
        <w:pStyle w:val="3"/>
      </w:pPr>
      <w:r>
        <w:rPr>
          <w:rFonts w:hint="eastAsia"/>
        </w:rPr>
        <w:t>对抗；对； 与,,,,相对</w:t>
      </w:r>
    </w:p>
  </w:comment>
  <w:comment w:id="116" w:author="chenlin" w:date="2018-07-06T13:09:00Z" w:initials="c">
    <w:p w14:paraId="287909AD">
      <w:pPr>
        <w:pStyle w:val="3"/>
      </w:pPr>
      <w:r>
        <w:rPr>
          <w:rFonts w:hint="eastAsia"/>
        </w:rPr>
        <w:t>额外的</w:t>
      </w:r>
    </w:p>
  </w:comment>
  <w:comment w:id="117" w:author="chenlin" w:date="2018-07-06T13:11:00Z" w:initials="c">
    <w:p w14:paraId="565D15FF">
      <w:pPr>
        <w:pStyle w:val="3"/>
      </w:pPr>
      <w:r>
        <w:rPr>
          <w:rFonts w:hint="eastAsia"/>
        </w:rPr>
        <w:t>危害</w:t>
      </w:r>
    </w:p>
  </w:comment>
  <w:comment w:id="118" w:author="chenlin" w:date="2018-07-06T13:14:00Z" w:initials="c">
    <w:p w14:paraId="3F43065D">
      <w:pPr>
        <w:pStyle w:val="3"/>
      </w:pPr>
      <w:r>
        <w:rPr>
          <w:rFonts w:hint="eastAsia"/>
        </w:rPr>
        <w:t>唯一；仅有的；</w:t>
      </w:r>
    </w:p>
  </w:comment>
  <w:comment w:id="119" w:author="chenlin" w:date="2018-07-06T13:14:00Z" w:initials="c">
    <w:p w14:paraId="3E852554">
      <w:pPr>
        <w:pStyle w:val="3"/>
      </w:pPr>
      <w:r>
        <w:rPr>
          <w:rFonts w:hint="eastAsia"/>
        </w:rPr>
        <w:t>关心</w:t>
      </w:r>
    </w:p>
  </w:comment>
  <w:comment w:id="120" w:author="chenlin" w:date="2018-07-06T13:16:00Z" w:initials="c">
    <w:p w14:paraId="491857B3">
      <w:pPr>
        <w:pStyle w:val="3"/>
      </w:pPr>
      <w:r>
        <w:rPr>
          <w:rFonts w:hint="eastAsia"/>
        </w:rPr>
        <w:t>偏爱</w:t>
      </w:r>
    </w:p>
  </w:comment>
  <w:comment w:id="121" w:author="chenlin" w:date="2018-07-06T13:16:00Z" w:initials="c">
    <w:p w14:paraId="4FD73C92">
      <w:pPr>
        <w:pStyle w:val="3"/>
      </w:pPr>
      <w:r>
        <w:rPr>
          <w:rFonts w:hint="eastAsia"/>
        </w:rPr>
        <w:t>妥协；折中</w:t>
      </w:r>
    </w:p>
  </w:comment>
  <w:comment w:id="122" w:author="chenlin" w:date="2018-07-06T13:17:00Z" w:initials="c">
    <w:p w14:paraId="61823EDB">
      <w:pPr>
        <w:pStyle w:val="3"/>
      </w:pPr>
      <w:r>
        <w:rPr>
          <w:rFonts w:hint="eastAsia"/>
        </w:rPr>
        <w:t>立刻；马上</w:t>
      </w:r>
    </w:p>
  </w:comment>
  <w:comment w:id="123" w:author="chenlin" w:date="2018-07-06T13:18:00Z" w:initials="c">
    <w:p w14:paraId="71522BE9">
      <w:pPr>
        <w:pStyle w:val="3"/>
      </w:pPr>
      <w:r>
        <w:rPr>
          <w:rFonts w:hint="eastAsia"/>
        </w:rPr>
        <w:t>最喜欢；特别喜欢</w:t>
      </w:r>
    </w:p>
  </w:comment>
  <w:comment w:id="124" w:author="chenlin" w:date="2018-07-06T13:20:00Z" w:initials="c">
    <w:p w14:paraId="0F90402C">
      <w:pPr>
        <w:pStyle w:val="3"/>
      </w:pPr>
      <w:r>
        <w:rPr>
          <w:rFonts w:hint="eastAsia"/>
        </w:rPr>
        <w:t>丰富的；</w:t>
      </w:r>
    </w:p>
  </w:comment>
  <w:comment w:id="125" w:author="chenlin" w:date="2018-07-06T13:20:00Z" w:initials="c">
    <w:p w14:paraId="0B9961FE">
      <w:pPr>
        <w:pStyle w:val="3"/>
      </w:pPr>
      <w:r>
        <w:rPr>
          <w:rFonts w:hint="eastAsia"/>
        </w:rPr>
        <w:t>期望；</w:t>
      </w:r>
    </w:p>
  </w:comment>
  <w:comment w:id="126" w:author="chenlin" w:date="2018-07-06T13:22:00Z" w:initials="c">
    <w:p w14:paraId="73284408">
      <w:pPr>
        <w:pStyle w:val="3"/>
      </w:pPr>
      <w:r>
        <w:rPr>
          <w:rFonts w:hint="eastAsia"/>
        </w:rPr>
        <w:t>超过；在......之上</w:t>
      </w:r>
    </w:p>
  </w:comment>
  <w:comment w:id="127" w:author="chenlin" w:date="2018-07-06T13:23:00Z" w:initials="c">
    <w:p w14:paraId="40EB33EB">
      <w:pPr>
        <w:pStyle w:val="3"/>
      </w:pPr>
      <w:r>
        <w:rPr>
          <w:rFonts w:hint="eastAsia"/>
        </w:rPr>
        <w:t>在.....之上</w:t>
      </w:r>
    </w:p>
  </w:comment>
  <w:comment w:id="128" w:author="chenlin" w:date="2018-07-06T13:25:00Z" w:initials="c">
    <w:p w14:paraId="5C9F3F04">
      <w:pPr>
        <w:pStyle w:val="3"/>
      </w:pPr>
      <w:r>
        <w:rPr>
          <w:rFonts w:hint="eastAsia"/>
        </w:rPr>
        <w:t>完全的；完整的；</w:t>
      </w:r>
    </w:p>
  </w:comment>
  <w:comment w:id="129" w:author="chenlin" w:date="2018-07-06T13:26:00Z" w:initials="c">
    <w:p w14:paraId="61546687">
      <w:pPr>
        <w:pStyle w:val="3"/>
      </w:pPr>
      <w:r>
        <w:rPr>
          <w:rFonts w:hint="eastAsia"/>
        </w:rPr>
        <w:t>基础设施</w:t>
      </w:r>
    </w:p>
  </w:comment>
  <w:comment w:id="130" w:author="chenlin" w:date="2018-07-06T13:28:00Z" w:initials="c">
    <w:p w14:paraId="02872549">
      <w:pPr>
        <w:pStyle w:val="3"/>
      </w:pPr>
      <w:r>
        <w:rPr>
          <w:rFonts w:hint="eastAsia"/>
        </w:rPr>
        <w:t>贯彻；成就</w:t>
      </w:r>
    </w:p>
  </w:comment>
  <w:comment w:id="131" w:author="chenlin" w:date="2018-07-06T13:30:00Z" w:initials="c">
    <w:p w14:paraId="6F255CE9">
      <w:pPr>
        <w:pStyle w:val="3"/>
      </w:pPr>
      <w:r>
        <w:rPr>
          <w:rFonts w:hint="eastAsia"/>
        </w:rPr>
        <w:t>最好的；</w:t>
      </w:r>
    </w:p>
  </w:comment>
  <w:comment w:id="132" w:author="chenlin" w:date="2018-07-06T13:29:00Z" w:initials="c">
    <w:p w14:paraId="49C82D3B">
      <w:pPr>
        <w:pStyle w:val="3"/>
      </w:pPr>
      <w:r>
        <w:rPr>
          <w:rFonts w:hint="eastAsia"/>
        </w:rPr>
        <w:t>合适的；</w:t>
      </w:r>
    </w:p>
  </w:comment>
  <w:comment w:id="133" w:author="lin_chen" w:date="2018-07-10T10:42:05Z" w:initials="">
    <w:p w14:paraId="47A31027">
      <w:pPr>
        <w:pStyle w:val="3"/>
        <w:rPr>
          <w:rFonts w:hint="eastAsia" w:eastAsiaTheme="minorEastAsia"/>
          <w:lang w:eastAsia="zh-CN"/>
        </w:rPr>
      </w:pPr>
      <w:r>
        <w:rPr>
          <w:rFonts w:hint="eastAsia"/>
          <w:lang w:eastAsia="zh-CN"/>
        </w:rPr>
        <w:t>需求</w:t>
      </w:r>
    </w:p>
  </w:comment>
  <w:comment w:id="134" w:author="chenlin" w:date="2018-07-06T13:32:00Z" w:initials="c">
    <w:p w14:paraId="53F32558">
      <w:pPr>
        <w:pStyle w:val="3"/>
      </w:pPr>
      <w:r>
        <w:rPr>
          <w:rFonts w:hint="eastAsia"/>
        </w:rPr>
        <w:t>要求；请求</w:t>
      </w:r>
    </w:p>
  </w:comment>
  <w:comment w:id="135" w:author="chenlin" w:date="2018-07-06T13:39:00Z" w:initials="c">
    <w:p w14:paraId="43FC3463">
      <w:pPr>
        <w:pStyle w:val="3"/>
      </w:pPr>
      <w:r>
        <w:rPr>
          <w:rFonts w:hint="eastAsia"/>
        </w:rPr>
        <w:t>部分；分节；</w:t>
      </w:r>
    </w:p>
  </w:comment>
  <w:comment w:id="136" w:author="chenlin" w:date="2018-07-06T13:39:00Z" w:initials="c">
    <w:p w14:paraId="47D26162">
      <w:pPr>
        <w:pStyle w:val="3"/>
      </w:pPr>
      <w:r>
        <w:rPr>
          <w:rFonts w:hint="eastAsia"/>
        </w:rPr>
        <w:t>明确的；具体的</w:t>
      </w:r>
    </w:p>
  </w:comment>
  <w:comment w:id="137" w:author="chenlin" w:date="2018-07-06T13:41:00Z" w:initials="c">
    <w:p w14:paraId="667F2F09">
      <w:pPr>
        <w:pStyle w:val="3"/>
      </w:pPr>
      <w:r>
        <w:rPr>
          <w:rFonts w:hint="eastAsia"/>
        </w:rPr>
        <w:t>预编译</w:t>
      </w:r>
    </w:p>
  </w:comment>
  <w:comment w:id="138" w:author="chenlin" w:date="2018-07-06T13:41:00Z" w:initials="c">
    <w:p w14:paraId="084402C0">
      <w:pPr>
        <w:pStyle w:val="3"/>
      </w:pPr>
      <w:r>
        <w:rPr>
          <w:rFonts w:hint="eastAsia"/>
        </w:rPr>
        <w:t>更多的</w:t>
      </w:r>
    </w:p>
  </w:comment>
  <w:comment w:id="139" w:author="chenlin" w:date="2018-07-04T16:39:00Z" w:initials="c">
    <w:p w14:paraId="680B4252">
      <w:pPr>
        <w:pStyle w:val="3"/>
      </w:pPr>
      <w:r>
        <w:rPr>
          <w:rFonts w:hint="eastAsia"/>
        </w:rPr>
        <w:t>复合</w:t>
      </w:r>
    </w:p>
  </w:comment>
  <w:comment w:id="140" w:author="chenlin" w:date="2018-07-04T16:53:00Z" w:initials="c">
    <w:p w14:paraId="4D472022">
      <w:pPr>
        <w:pStyle w:val="3"/>
      </w:pPr>
      <w:r>
        <w:rPr>
          <w:rFonts w:hint="eastAsia"/>
        </w:rPr>
        <w:t>分开</w:t>
      </w:r>
    </w:p>
  </w:comment>
  <w:comment w:id="141" w:author="chenlin" w:date="2018-07-04T16:53:00Z" w:initials="c">
    <w:p w14:paraId="39C8120D">
      <w:pPr>
        <w:pStyle w:val="3"/>
      </w:pPr>
      <w:r>
        <w:rPr>
          <w:rFonts w:hint="eastAsia"/>
        </w:rPr>
        <w:t>在.. 之前</w:t>
      </w:r>
    </w:p>
  </w:comment>
  <w:comment w:id="142" w:author="chenlin" w:date="2018-07-04T16:54:00Z" w:initials="c">
    <w:p w14:paraId="53571064">
      <w:pPr>
        <w:pStyle w:val="3"/>
      </w:pPr>
      <w:r>
        <w:rPr>
          <w:rFonts w:hint="eastAsia"/>
        </w:rPr>
        <w:t>调用</w:t>
      </w:r>
    </w:p>
  </w:comment>
  <w:comment w:id="143" w:author="chenlin" w:date="2018-07-04T16:57:00Z" w:initials="c">
    <w:p w14:paraId="4F16659E">
      <w:pPr>
        <w:pStyle w:val="3"/>
      </w:pPr>
      <w:r>
        <w:rPr>
          <w:rFonts w:hint="eastAsia"/>
        </w:rPr>
        <w:t>一致的</w:t>
      </w:r>
    </w:p>
  </w:comment>
  <w:comment w:id="144" w:author="chenlin" w:date="2018-07-04T16:55:00Z" w:initials="c">
    <w:p w14:paraId="14F75CB5">
      <w:pPr>
        <w:pStyle w:val="3"/>
      </w:pPr>
      <w:r>
        <w:rPr>
          <w:rFonts w:hint="eastAsia"/>
        </w:rPr>
        <w:t>缓慢的</w:t>
      </w:r>
    </w:p>
  </w:comment>
  <w:comment w:id="145" w:author="chenlin" w:date="2018-07-04T17:01:00Z" w:initials="c">
    <w:p w14:paraId="43C34B47">
      <w:pPr>
        <w:pStyle w:val="3"/>
      </w:pPr>
      <w:r>
        <w:rPr>
          <w:rFonts w:hint="eastAsia"/>
        </w:rPr>
        <w:t>什么时候</w:t>
      </w:r>
    </w:p>
  </w:comment>
  <w:comment w:id="146" w:author="chenlin" w:date="2018-07-04T17:01:00Z" w:initials="c">
    <w:p w14:paraId="428D1DF8">
      <w:pPr>
        <w:pStyle w:val="3"/>
      </w:pPr>
      <w:r>
        <w:rPr>
          <w:rFonts w:hint="eastAsia"/>
        </w:rPr>
        <w:t>代码块</w:t>
      </w:r>
    </w:p>
  </w:comment>
  <w:comment w:id="147" w:author="chenlin" w:date="2018-07-04T17:01:00Z" w:initials="c">
    <w:p w14:paraId="328100A6">
      <w:pPr>
        <w:pStyle w:val="3"/>
      </w:pPr>
      <w:r>
        <w:rPr>
          <w:rFonts w:hint="eastAsia"/>
        </w:rPr>
        <w:t>冲编译</w:t>
      </w:r>
    </w:p>
  </w:comment>
  <w:comment w:id="148" w:author="chenlin" w:date="2018-07-04T17:01:00Z" w:initials="c">
    <w:p w14:paraId="6C72496A">
      <w:pPr>
        <w:pStyle w:val="3"/>
      </w:pPr>
      <w:r>
        <w:rPr>
          <w:rFonts w:hint="eastAsia"/>
        </w:rPr>
        <w:t>指令</w:t>
      </w:r>
    </w:p>
  </w:comment>
  <w:comment w:id="149" w:author="chenlin" w:date="2018-07-04T17:02:00Z" w:initials="c">
    <w:p w14:paraId="4F97447F">
      <w:pPr>
        <w:pStyle w:val="3"/>
      </w:pPr>
      <w:r>
        <w:rPr>
          <w:rFonts w:hint="eastAsia"/>
        </w:rPr>
        <w:t>以前</w:t>
      </w:r>
    </w:p>
  </w:comment>
  <w:comment w:id="150" w:author="chenlin" w:date="2018-07-04T17:04:00Z" w:initials="c">
    <w:p w14:paraId="134A3085">
      <w:pPr>
        <w:pStyle w:val="3"/>
      </w:pPr>
      <w:r>
        <w:rPr>
          <w:rFonts w:hint="eastAsia"/>
        </w:rPr>
        <w:t>公共的</w:t>
      </w:r>
    </w:p>
  </w:comment>
  <w:comment w:id="151" w:author="chenlin" w:date="2018-07-04T17:04:00Z" w:initials="c">
    <w:p w14:paraId="1BD675BC">
      <w:pPr>
        <w:pStyle w:val="3"/>
      </w:pPr>
      <w:r>
        <w:rPr>
          <w:rFonts w:hint="eastAsia"/>
        </w:rPr>
        <w:t>软件</w:t>
      </w:r>
    </w:p>
  </w:comment>
  <w:comment w:id="152" w:author="chenlin" w:date="2018-07-04T17:04:00Z" w:initials="c">
    <w:p w14:paraId="12913825">
      <w:pPr>
        <w:pStyle w:val="3"/>
      </w:pPr>
      <w:r>
        <w:rPr>
          <w:rFonts w:hint="eastAsia"/>
        </w:rPr>
        <w:t>百分比</w:t>
      </w:r>
    </w:p>
  </w:comment>
  <w:comment w:id="153" w:author="chenlin" w:date="2018-07-04T17:05:00Z" w:initials="c">
    <w:p w14:paraId="43CF23B2">
      <w:pPr>
        <w:pStyle w:val="3"/>
      </w:pPr>
      <w:r>
        <w:rPr>
          <w:rFonts w:hint="eastAsia"/>
        </w:rPr>
        <w:t>已完成的</w:t>
      </w:r>
    </w:p>
  </w:comment>
  <w:comment w:id="154" w:author="chenlin" w:date="2018-07-04T17:08:00Z" w:initials="c">
    <w:p w14:paraId="19770AEA">
      <w:pPr>
        <w:pStyle w:val="3"/>
      </w:pPr>
      <w:r>
        <w:rPr>
          <w:rFonts w:hint="eastAsia"/>
        </w:rPr>
        <w:t>一般地；通常；广泛的</w:t>
      </w:r>
    </w:p>
  </w:comment>
  <w:comment w:id="155" w:author="chenlin" w:date="2018-07-04T17:09:00Z" w:initials="c">
    <w:p w14:paraId="7F4373A6">
      <w:pPr>
        <w:pStyle w:val="3"/>
      </w:pPr>
      <w:r>
        <w:rPr>
          <w:rFonts w:hint="eastAsia"/>
        </w:rPr>
        <w:t>转动</w:t>
      </w:r>
    </w:p>
  </w:comment>
  <w:comment w:id="156" w:author="chenlin" w:date="2018-07-04T17:10:00Z" w:initials="c">
    <w:p w14:paraId="25EE4ADD">
      <w:pPr>
        <w:pStyle w:val="3"/>
      </w:pPr>
      <w:r>
        <w:rPr>
          <w:rFonts w:hint="eastAsia"/>
        </w:rPr>
        <w:t>积极的</w:t>
      </w:r>
    </w:p>
  </w:comment>
  <w:comment w:id="157" w:author="chenlin" w:date="2018-07-04T17:10:00Z" w:initials="c">
    <w:p w14:paraId="04DB7F90">
      <w:pPr>
        <w:pStyle w:val="3"/>
      </w:pPr>
      <w:r>
        <w:rPr>
          <w:rFonts w:hint="eastAsia"/>
        </w:rPr>
        <w:t>履行；性能</w:t>
      </w:r>
    </w:p>
  </w:comment>
  <w:comment w:id="158" w:author="chenlin" w:date="2018-07-04T17:10:00Z" w:initials="c">
    <w:p w14:paraId="36010656">
      <w:pPr>
        <w:pStyle w:val="3"/>
      </w:pPr>
      <w:r>
        <w:rPr>
          <w:rFonts w:hint="eastAsia"/>
        </w:rPr>
        <w:t>解释</w:t>
      </w:r>
    </w:p>
  </w:comment>
  <w:comment w:id="159" w:author="chenlin" w:date="2018-07-04T17:12:00Z" w:initials="c">
    <w:p w14:paraId="6619121E">
      <w:pPr>
        <w:pStyle w:val="3"/>
      </w:pPr>
      <w:r>
        <w:rPr>
          <w:rFonts w:hint="eastAsia"/>
        </w:rPr>
        <w:t>优化；最优化</w:t>
      </w:r>
    </w:p>
  </w:comment>
  <w:comment w:id="160" w:author="chenlin" w:date="2018-07-04T17:12:00Z" w:initials="c">
    <w:p w14:paraId="2367741D">
      <w:pPr>
        <w:pStyle w:val="3"/>
      </w:pPr>
      <w:r>
        <w:rPr>
          <w:rFonts w:hint="eastAsia"/>
        </w:rPr>
        <w:t>技术</w:t>
      </w:r>
    </w:p>
  </w:comment>
  <w:comment w:id="161" w:author="chenlin" w:date="2018-07-04T17:12:00Z" w:initials="c">
    <w:p w14:paraId="678F63FC">
      <w:pPr>
        <w:pStyle w:val="3"/>
      </w:pPr>
      <w:r>
        <w:rPr>
          <w:rFonts w:hint="eastAsia"/>
        </w:rPr>
        <w:t>开拓；利用；开采</w:t>
      </w:r>
    </w:p>
  </w:comment>
  <w:comment w:id="162" w:author="chenlin" w:date="2018-07-04T17:16:00Z" w:initials="c">
    <w:p w14:paraId="5D583ACF">
      <w:pPr>
        <w:pStyle w:val="3"/>
      </w:pPr>
      <w:r>
        <w:rPr>
          <w:rFonts w:hint="eastAsia"/>
        </w:rPr>
        <w:t>在....情况下</w:t>
      </w:r>
    </w:p>
  </w:comment>
  <w:comment w:id="163" w:author="chenlin" w:date="2018-07-04T17:17:00Z" w:initials="c">
    <w:p w14:paraId="294F3E53">
      <w:pPr>
        <w:pStyle w:val="3"/>
      </w:pPr>
      <w:r>
        <w:rPr>
          <w:rFonts w:hint="eastAsia"/>
        </w:rPr>
        <w:t>意识到</w:t>
      </w:r>
    </w:p>
  </w:comment>
  <w:comment w:id="164" w:author="chenlin" w:date="2018-07-04T17:17:00Z" w:initials="c">
    <w:p w14:paraId="749F4783">
      <w:pPr>
        <w:pStyle w:val="3"/>
      </w:pPr>
      <w:r>
        <w:rPr>
          <w:rFonts w:hint="eastAsia"/>
        </w:rPr>
        <w:t>经过</w:t>
      </w:r>
    </w:p>
  </w:comment>
  <w:comment w:id="165" w:author="lin_chen" w:date="2018-07-05T09:59:00Z" w:initials="">
    <w:p w14:paraId="33A22690">
      <w:pPr>
        <w:pStyle w:val="3"/>
      </w:pPr>
      <w:r>
        <w:rPr>
          <w:rFonts w:hint="eastAsia"/>
        </w:rPr>
        <w:t>勘察；探测</w:t>
      </w:r>
    </w:p>
  </w:comment>
  <w:comment w:id="166" w:author="lin_chen" w:date="2018-07-05T10:00:00Z" w:initials="">
    <w:p w14:paraId="2DF177AE">
      <w:pPr>
        <w:pStyle w:val="3"/>
      </w:pPr>
      <w:r>
        <w:rPr>
          <w:rFonts w:hint="eastAsia"/>
        </w:rPr>
        <w:t>反省的；自省的</w:t>
      </w:r>
    </w:p>
  </w:comment>
  <w:comment w:id="167" w:author="lin_chen" w:date="2018-07-05T10:15:00Z" w:initials="">
    <w:p w14:paraId="3BFD7766">
      <w:pPr>
        <w:pStyle w:val="3"/>
      </w:pPr>
      <w:r>
        <w:rPr>
          <w:rFonts w:hint="eastAsia"/>
        </w:rPr>
        <w:t>过程</w:t>
      </w:r>
    </w:p>
  </w:comment>
  <w:comment w:id="168" w:author="lin_chen" w:date="2018-07-05T10:18:00Z" w:initials="">
    <w:p w14:paraId="0E7D1A44">
      <w:pPr>
        <w:pStyle w:val="3"/>
      </w:pPr>
      <w:r>
        <w:rPr>
          <w:rFonts w:hint="eastAsia"/>
        </w:rPr>
        <w:t>重要的</w:t>
      </w:r>
    </w:p>
  </w:comment>
  <w:comment w:id="169" w:author="lin_chen" w:date="2018-07-05T10:21:00Z" w:initials="">
    <w:p w14:paraId="36300B16">
      <w:pPr>
        <w:pStyle w:val="3"/>
      </w:pPr>
      <w:r>
        <w:rPr>
          <w:rFonts w:hint="eastAsia"/>
        </w:rPr>
        <w:t>冰冻的；严寒的；</w:t>
      </w:r>
    </w:p>
  </w:comment>
  <w:comment w:id="170" w:author="lin_chen" w:date="2018-07-05T10:21:00Z" w:initials="">
    <w:p w14:paraId="16C40C20">
      <w:pPr>
        <w:pStyle w:val="3"/>
      </w:pPr>
      <w:r>
        <w:rPr>
          <w:rFonts w:hint="eastAsia"/>
        </w:rPr>
        <w:t>手动</w:t>
      </w:r>
    </w:p>
  </w:comment>
  <w:comment w:id="171" w:author="lin_chen" w:date="2018-07-05T10:24:00Z" w:initials="">
    <w:p w14:paraId="05E15AEE">
      <w:pPr>
        <w:pStyle w:val="3"/>
      </w:pPr>
      <w:r>
        <w:rPr>
          <w:rFonts w:hint="eastAsia"/>
        </w:rPr>
        <w:t>获得；得到</w:t>
      </w:r>
    </w:p>
  </w:comment>
  <w:comment w:id="172" w:author="lin_chen" w:date="2018-07-05T10:28:00Z" w:initials="">
    <w:p w14:paraId="1FAB73A6">
      <w:pPr>
        <w:pStyle w:val="3"/>
      </w:pPr>
      <w:r>
        <w:rPr>
          <w:rFonts w:hint="eastAsia"/>
        </w:rPr>
        <w:t>完成</w:t>
      </w:r>
    </w:p>
  </w:comment>
  <w:comment w:id="173" w:author="chenlin" w:date="2018-07-06T13:45:00Z" w:initials="c">
    <w:p w14:paraId="6439380F">
      <w:pPr>
        <w:pStyle w:val="3"/>
      </w:pPr>
      <w:r>
        <w:rPr>
          <w:rFonts w:hint="eastAsia"/>
        </w:rPr>
        <w:t>定向；针对</w:t>
      </w:r>
    </w:p>
  </w:comment>
  <w:comment w:id="174" w:author="lin_chen" w:date="2018-07-05T10:35:00Z" w:initials="">
    <w:p w14:paraId="0DCE5FA7">
      <w:pPr>
        <w:pStyle w:val="3"/>
      </w:pPr>
      <w:r>
        <w:rPr>
          <w:rFonts w:hint="eastAsia"/>
        </w:rPr>
        <w:t>调用</w:t>
      </w:r>
    </w:p>
  </w:comment>
  <w:comment w:id="175" w:author="lin_chen" w:date="2018-07-10T11:00:51Z" w:initials="">
    <w:p w14:paraId="4DDD0174">
      <w:pPr>
        <w:pStyle w:val="3"/>
        <w:rPr>
          <w:rFonts w:hint="eastAsia" w:eastAsiaTheme="minorEastAsia"/>
          <w:lang w:eastAsia="zh-CN"/>
        </w:rPr>
      </w:pPr>
      <w:r>
        <w:rPr>
          <w:rFonts w:hint="eastAsia"/>
          <w:lang w:eastAsia="zh-CN"/>
        </w:rPr>
        <w:t>随后；后续的</w:t>
      </w:r>
    </w:p>
  </w:comment>
  <w:comment w:id="176" w:author="lin_chen" w:date="2018-07-10T11:00:41Z" w:initials="">
    <w:p w14:paraId="4F184D84">
      <w:pPr>
        <w:pStyle w:val="3"/>
        <w:rPr>
          <w:rFonts w:hint="eastAsia" w:eastAsiaTheme="minorEastAsia"/>
          <w:lang w:eastAsia="zh-CN"/>
        </w:rPr>
      </w:pPr>
      <w:r>
        <w:rPr>
          <w:rFonts w:hint="eastAsia"/>
          <w:lang w:eastAsia="zh-CN"/>
        </w:rPr>
        <w:t>祈祷</w:t>
      </w:r>
    </w:p>
  </w:comment>
  <w:comment w:id="177" w:author="lin_chen" w:date="2018-07-05T10:52:00Z" w:initials="">
    <w:p w14:paraId="0D207B30">
      <w:pPr>
        <w:pStyle w:val="3"/>
      </w:pPr>
      <w:r>
        <w:rPr>
          <w:rFonts w:hint="eastAsia"/>
        </w:rPr>
        <w:t>开销</w:t>
      </w:r>
    </w:p>
  </w:comment>
  <w:comment w:id="178" w:author="lin_chen" w:date="2018-07-05T10:56:00Z" w:initials="">
    <w:p w14:paraId="56915A97">
      <w:pPr>
        <w:pStyle w:val="3"/>
      </w:pPr>
      <w:r>
        <w:rPr>
          <w:rFonts w:hint="eastAsia"/>
        </w:rPr>
        <w:t>以前的；上述</w:t>
      </w:r>
    </w:p>
  </w:comment>
  <w:comment w:id="179" w:author="lin_chen" w:date="2018-07-05T10:57:00Z" w:initials="">
    <w:p w14:paraId="34772AF7">
      <w:pPr>
        <w:pStyle w:val="3"/>
      </w:pPr>
      <w:r>
        <w:rPr>
          <w:rFonts w:hint="eastAsia"/>
        </w:rPr>
        <w:t>工作区</w:t>
      </w:r>
    </w:p>
  </w:comment>
  <w:comment w:id="180" w:author="chenlin" w:date="2018-07-06T13:47:00Z" w:initials="c">
    <w:p w14:paraId="0A7624CE">
      <w:pPr>
        <w:pStyle w:val="3"/>
      </w:pPr>
      <w:r>
        <w:rPr>
          <w:rFonts w:hint="eastAsia"/>
        </w:rPr>
        <w:t>奢侈；豪华；</w:t>
      </w:r>
    </w:p>
  </w:comment>
  <w:comment w:id="181" w:author="chenlin" w:date="2018-07-06T13:49:00Z" w:initials="c">
    <w:p w14:paraId="1D2D5DE0">
      <w:pPr>
        <w:pStyle w:val="3"/>
      </w:pPr>
      <w:r>
        <w:rPr>
          <w:rFonts w:hint="eastAsia"/>
        </w:rPr>
        <w:t>无效率的；</w:t>
      </w:r>
    </w:p>
  </w:comment>
  <w:comment w:id="182" w:author="chenlin" w:date="2018-07-06T13:49:00Z" w:initials="c">
    <w:p w14:paraId="588F1E99">
      <w:pPr>
        <w:pStyle w:val="3"/>
      </w:pPr>
      <w:r>
        <w:rPr>
          <w:rFonts w:hint="eastAsia"/>
        </w:rPr>
        <w:t>打；打击；</w:t>
      </w:r>
    </w:p>
  </w:comment>
  <w:comment w:id="183" w:author="chenlin" w:date="2018-07-06T13:47:00Z" w:initials="c">
    <w:p w14:paraId="3E573B69">
      <w:pPr>
        <w:pStyle w:val="3"/>
      </w:pPr>
      <w:r>
        <w:rPr>
          <w:rFonts w:hint="eastAsia"/>
        </w:rPr>
        <w:t>流出；issue的名词复数</w:t>
      </w:r>
    </w:p>
  </w:comment>
  <w:comment w:id="184" w:author="chenlin" w:date="2018-07-06T13:50:00Z" w:initials="c">
    <w:p w14:paraId="64BD5A07">
      <w:pPr>
        <w:pStyle w:val="3"/>
      </w:pPr>
      <w:r>
        <w:rPr>
          <w:rFonts w:hint="eastAsia"/>
        </w:rPr>
        <w:t>选择；</w:t>
      </w:r>
    </w:p>
  </w:comment>
  <w:comment w:id="185" w:author="chenlin" w:date="2018-07-06T13:50:00Z" w:initials="c">
    <w:p w14:paraId="700B09BC">
      <w:pPr>
        <w:pStyle w:val="3"/>
      </w:pPr>
      <w:r>
        <w:rPr>
          <w:rFonts w:hint="eastAsia"/>
        </w:rPr>
        <w:t>除非</w:t>
      </w:r>
    </w:p>
  </w:comment>
  <w:comment w:id="186" w:author="chenlin" w:date="2018-07-06T13:50:00Z" w:initials="c">
    <w:p w14:paraId="05D30F2C">
      <w:pPr>
        <w:pStyle w:val="3"/>
      </w:pPr>
      <w:r>
        <w:rPr>
          <w:rFonts w:hint="eastAsia"/>
        </w:rPr>
        <w:t>投资；花费</w:t>
      </w:r>
    </w:p>
  </w:comment>
  <w:comment w:id="187" w:author="chenlin" w:date="2018-07-06T13:51:00Z" w:initials="c">
    <w:p w14:paraId="6ECD0731">
      <w:pPr>
        <w:pStyle w:val="3"/>
      </w:pPr>
      <w:r>
        <w:rPr>
          <w:rFonts w:hint="eastAsia"/>
        </w:rPr>
        <w:t>现金；</w:t>
      </w:r>
    </w:p>
  </w:comment>
  <w:comment w:id="188" w:author="chenlin" w:date="2018-07-06T13:51:00Z" w:initials="c">
    <w:p w14:paraId="04A661C5">
      <w:pPr>
        <w:pStyle w:val="3"/>
      </w:pPr>
      <w:r>
        <w:rPr>
          <w:rFonts w:hint="eastAsia"/>
        </w:rPr>
        <w:t>获得；得到</w:t>
      </w:r>
    </w:p>
  </w:comment>
  <w:comment w:id="189" w:author="chenlin" w:date="2018-07-06T13:59:00Z" w:initials="c">
    <w:p w14:paraId="334A7D13">
      <w:pPr>
        <w:pStyle w:val="3"/>
      </w:pPr>
      <w:r>
        <w:rPr>
          <w:rFonts w:hint="eastAsia"/>
        </w:rPr>
        <w:t>表示“通，总”只义</w:t>
      </w:r>
    </w:p>
  </w:comment>
  <w:comment w:id="190" w:author="chenlin" w:date="2018-07-06T14:01:00Z" w:initials="c">
    <w:p w14:paraId="51682A1F">
      <w:pPr>
        <w:pStyle w:val="3"/>
      </w:pPr>
      <w:r>
        <w:rPr>
          <w:rFonts w:hint="eastAsia"/>
        </w:rPr>
        <w:t>力；武力</w:t>
      </w:r>
    </w:p>
  </w:comment>
  <w:comment w:id="191" w:author="chenlin" w:date="2018-07-06T14:01:00Z" w:initials="c">
    <w:p w14:paraId="72496FA7">
      <w:pPr>
        <w:pStyle w:val="3"/>
      </w:pPr>
      <w:r>
        <w:rPr>
          <w:rFonts w:hint="eastAsia"/>
        </w:rPr>
        <w:t>势不可挡</w:t>
      </w:r>
    </w:p>
  </w:comment>
  <w:comment w:id="192" w:author="chenlin" w:date="2018-07-06T14:01:00Z" w:initials="c">
    <w:p w14:paraId="23314534">
      <w:pPr>
        <w:pStyle w:val="3"/>
      </w:pPr>
      <w:r>
        <w:rPr>
          <w:rFonts w:hint="eastAsia"/>
        </w:rPr>
        <w:t>多数；（获胜）</w:t>
      </w:r>
    </w:p>
  </w:comment>
  <w:comment w:id="193" w:author="chenlin" w:date="2018-07-06T14:03:00Z" w:initials="c">
    <w:p w14:paraId="58DE0F6A">
      <w:pPr>
        <w:pStyle w:val="3"/>
      </w:pPr>
      <w:r>
        <w:rPr>
          <w:rFonts w:hint="eastAsia"/>
        </w:rPr>
        <w:t>性能</w:t>
      </w:r>
    </w:p>
  </w:comment>
  <w:comment w:id="194" w:author="chenlin" w:date="2018-07-06T14:04:00Z" w:initials="c">
    <w:p w14:paraId="35DF3017">
      <w:pPr>
        <w:pStyle w:val="3"/>
      </w:pPr>
      <w:r>
        <w:rPr>
          <w:rFonts w:hint="eastAsia"/>
        </w:rPr>
        <w:t>背后故事</w:t>
      </w:r>
    </w:p>
  </w:comment>
  <w:comment w:id="195" w:author="chenlin" w:date="2018-07-06T14:08:00Z" w:initials="c">
    <w:p w14:paraId="58E04F9B">
      <w:pPr>
        <w:pStyle w:val="3"/>
      </w:pPr>
      <w:r>
        <w:rPr>
          <w:rFonts w:hint="eastAsia"/>
        </w:rPr>
        <w:t>cover的现在分词；遮挡物；</w:t>
      </w:r>
    </w:p>
  </w:comment>
  <w:comment w:id="196" w:author="chenlin" w:date="2018-07-06T14:09:00Z" w:initials="c">
    <w:p w14:paraId="1A207293">
      <w:pPr>
        <w:pStyle w:val="3"/>
      </w:pPr>
      <w:r>
        <w:rPr>
          <w:rFonts w:hint="eastAsia"/>
        </w:rPr>
        <w:t>具体的</w:t>
      </w:r>
    </w:p>
  </w:comment>
  <w:comment w:id="197" w:author="chenlin" w:date="2018-07-06T14:11:00Z" w:initials="c">
    <w:p w14:paraId="199E45F9">
      <w:pPr>
        <w:pStyle w:val="3"/>
      </w:pPr>
      <w:r>
        <w:rPr>
          <w:rFonts w:hint="eastAsia"/>
        </w:rPr>
        <w:t>那些；这些</w:t>
      </w:r>
    </w:p>
  </w:comment>
  <w:comment w:id="198" w:author="chenlin" w:date="2018-07-06T14:12:00Z" w:initials="c">
    <w:p w14:paraId="4BCD1D0F">
      <w:pPr>
        <w:pStyle w:val="3"/>
      </w:pPr>
      <w:r>
        <w:rPr>
          <w:rFonts w:hint="eastAsia"/>
        </w:rPr>
        <w:t>表示可能，许可的意思</w:t>
      </w:r>
    </w:p>
  </w:comment>
  <w:comment w:id="199" w:author="chenlin" w:date="2018-07-06T14:17:00Z" w:initials="c">
    <w:p w14:paraId="60CE37CE">
      <w:pPr>
        <w:pStyle w:val="3"/>
      </w:pPr>
      <w:r>
        <w:rPr>
          <w:rFonts w:hint="eastAsia"/>
        </w:rPr>
        <w:t>意识到</w:t>
      </w:r>
    </w:p>
  </w:comment>
  <w:comment w:id="200" w:author="chenlin" w:date="2018-07-06T14:17:00Z" w:initials="c">
    <w:p w14:paraId="027A5DB5">
      <w:pPr>
        <w:pStyle w:val="3"/>
      </w:pPr>
      <w:r>
        <w:rPr>
          <w:rFonts w:hint="eastAsia"/>
        </w:rPr>
        <w:t>保持；保养</w:t>
      </w:r>
    </w:p>
  </w:comment>
  <w:comment w:id="201" w:author="chenlin" w:date="2018-07-06T14:17:00Z" w:initials="c">
    <w:p w14:paraId="07C6782C">
      <w:pPr>
        <w:pStyle w:val="3"/>
      </w:pPr>
      <w:r>
        <w:rPr>
          <w:rFonts w:hint="eastAsia"/>
        </w:rPr>
        <w:t>范围；区域；领域</w:t>
      </w:r>
    </w:p>
  </w:comment>
  <w:comment w:id="202" w:author="chenlin" w:date="2018-07-06T14:19:00Z" w:initials="c">
    <w:p w14:paraId="704B70D4">
      <w:pPr>
        <w:pStyle w:val="3"/>
      </w:pPr>
      <w:r>
        <w:rPr>
          <w:rFonts w:hint="eastAsia"/>
        </w:rPr>
        <w:t>唤醒；觉醒</w:t>
      </w:r>
    </w:p>
  </w:comment>
  <w:comment w:id="203" w:author="chenlin" w:date="2018-07-06T14:19:00Z" w:initials="c">
    <w:p w14:paraId="50EF7B77">
      <w:pPr>
        <w:pStyle w:val="3"/>
      </w:pPr>
      <w:r>
        <w:rPr>
          <w:rFonts w:hint="eastAsia"/>
        </w:rPr>
        <w:t>令人畏惧的</w:t>
      </w:r>
    </w:p>
  </w:comment>
  <w:comment w:id="204" w:author="chenlin" w:date="2018-07-06T14:21:00Z" w:initials="c">
    <w:p w14:paraId="63097082">
      <w:pPr>
        <w:pStyle w:val="3"/>
      </w:pPr>
      <w:r>
        <w:rPr>
          <w:rFonts w:hint="eastAsia"/>
        </w:rPr>
        <w:t>（处理问题；完成任务的）方法；</w:t>
      </w:r>
    </w:p>
  </w:comment>
  <w:comment w:id="205" w:author="chenlin" w:date="2018-07-06T14:22:00Z" w:initials="c">
    <w:p w14:paraId="31764423">
      <w:pPr>
        <w:pStyle w:val="3"/>
      </w:pPr>
      <w:r>
        <w:rPr>
          <w:rFonts w:hint="eastAsia"/>
        </w:rPr>
        <w:t>完全的；</w:t>
      </w:r>
    </w:p>
  </w:comment>
  <w:comment w:id="206" w:author="lin_chen" w:date="2018-07-10T14:46:48Z" w:initials="">
    <w:p w14:paraId="7B744785">
      <w:pPr>
        <w:pStyle w:val="3"/>
        <w:rPr>
          <w:rFonts w:hint="eastAsia" w:eastAsiaTheme="minorEastAsia"/>
          <w:lang w:eastAsia="zh-CN"/>
        </w:rPr>
      </w:pPr>
      <w:r>
        <w:rPr>
          <w:rFonts w:hint="eastAsia"/>
          <w:lang w:eastAsia="zh-CN"/>
        </w:rPr>
        <w:t>实质上；根本上</w:t>
      </w:r>
    </w:p>
  </w:comment>
  <w:comment w:id="207" w:author="lin_chen" w:date="2018-07-10T14:51:28Z" w:initials="">
    <w:p w14:paraId="63440CBF">
      <w:pPr>
        <w:pStyle w:val="3"/>
        <w:rPr>
          <w:rFonts w:hint="eastAsia" w:eastAsiaTheme="minorEastAsia"/>
          <w:lang w:eastAsia="zh-CN"/>
        </w:rPr>
      </w:pPr>
      <w:r>
        <w:rPr>
          <w:rFonts w:hint="eastAsia"/>
          <w:lang w:eastAsia="zh-CN"/>
        </w:rPr>
        <w:t>商店；存储；</w:t>
      </w:r>
    </w:p>
  </w:comment>
  <w:comment w:id="208" w:author="lin_chen" w:date="2018-07-10T14:50:55Z" w:initials="">
    <w:p w14:paraId="6EDB4B74">
      <w:pPr>
        <w:pStyle w:val="3"/>
        <w:rPr>
          <w:rFonts w:hint="eastAsia" w:eastAsiaTheme="minorEastAsia"/>
          <w:lang w:eastAsia="zh-CN"/>
        </w:rPr>
      </w:pPr>
      <w:r>
        <w:rPr>
          <w:rFonts w:hint="eastAsia"/>
          <w:lang w:eastAsia="zh-CN"/>
        </w:rPr>
        <w:t>一套；一组</w:t>
      </w:r>
    </w:p>
  </w:comment>
  <w:comment w:id="209" w:author="lin_chen" w:date="2018-07-10T14:57:18Z" w:initials="">
    <w:p w14:paraId="53315333">
      <w:pPr>
        <w:pStyle w:val="3"/>
        <w:rPr>
          <w:rFonts w:hint="eastAsia" w:eastAsiaTheme="minorEastAsia"/>
          <w:lang w:eastAsia="zh-CN"/>
        </w:rPr>
      </w:pPr>
      <w:r>
        <w:rPr>
          <w:rFonts w:hint="eastAsia"/>
          <w:lang w:eastAsia="zh-CN"/>
        </w:rPr>
        <w:t>基础；地基；粉底；</w:t>
      </w:r>
    </w:p>
  </w:comment>
  <w:comment w:id="210" w:author="lin_chen" w:date="2018-07-10T14:57:05Z" w:initials="">
    <w:p w14:paraId="06EB4219">
      <w:pPr>
        <w:pStyle w:val="3"/>
        <w:rPr>
          <w:rFonts w:hint="eastAsia" w:eastAsiaTheme="minorEastAsia"/>
          <w:lang w:eastAsia="zh-CN"/>
        </w:rPr>
      </w:pPr>
      <w:r>
        <w:rPr>
          <w:rFonts w:hint="eastAsia"/>
          <w:lang w:eastAsia="zh-CN"/>
        </w:rPr>
        <w:t>依据；根据；</w:t>
      </w:r>
    </w:p>
  </w:comment>
  <w:comment w:id="211" w:author="lin_chen" w:date="2018-07-10T15:03:36Z" w:initials="">
    <w:p w14:paraId="3F742946">
      <w:pPr>
        <w:pStyle w:val="3"/>
        <w:rPr>
          <w:rFonts w:hint="eastAsia" w:eastAsiaTheme="minorEastAsia"/>
          <w:lang w:eastAsia="zh-CN"/>
        </w:rPr>
      </w:pPr>
      <w:r>
        <w:rPr>
          <w:rFonts w:hint="eastAsia"/>
          <w:lang w:eastAsia="zh-CN"/>
        </w:rPr>
        <w:t>各种各样的</w:t>
      </w:r>
    </w:p>
  </w:comment>
  <w:comment w:id="212" w:author="lin_chen" w:date="2018-07-10T16:52:25Z" w:initials="">
    <w:p w14:paraId="53C5561A">
      <w:pPr>
        <w:pStyle w:val="3"/>
        <w:rPr>
          <w:rFonts w:hint="eastAsia" w:eastAsiaTheme="minorEastAsia"/>
          <w:lang w:eastAsia="zh-CN"/>
        </w:rPr>
      </w:pPr>
      <w:r>
        <w:rPr>
          <w:rFonts w:hint="eastAsia"/>
          <w:lang w:eastAsia="zh-CN"/>
        </w:rPr>
        <w:t>表现；陈述；</w:t>
      </w:r>
    </w:p>
  </w:comment>
  <w:comment w:id="213" w:author="lin_chen" w:date="2018-07-10T16:55:53Z" w:initials="">
    <w:p w14:paraId="1A5E6E63">
      <w:pPr>
        <w:pStyle w:val="3"/>
        <w:rPr>
          <w:rFonts w:hint="eastAsia" w:eastAsiaTheme="minorEastAsia"/>
          <w:lang w:eastAsia="zh-CN"/>
        </w:rPr>
      </w:pPr>
      <w:r>
        <w:rPr>
          <w:rFonts w:hint="eastAsia"/>
          <w:lang w:eastAsia="zh-CN"/>
        </w:rPr>
        <w:t>许多</w:t>
      </w:r>
    </w:p>
  </w:comment>
  <w:comment w:id="214" w:author="lin_chen" w:date="2018-07-10T17:01:44Z" w:initials="">
    <w:p w14:paraId="44533ED8">
      <w:pPr>
        <w:pStyle w:val="3"/>
        <w:rPr>
          <w:rFonts w:hint="eastAsia" w:eastAsiaTheme="minorEastAsia"/>
          <w:lang w:eastAsia="zh-CN"/>
        </w:rPr>
      </w:pPr>
      <w:r>
        <w:rPr>
          <w:rFonts w:hint="eastAsia"/>
          <w:lang w:eastAsia="zh-CN"/>
        </w:rPr>
        <w:t>保养；坚持，保持</w:t>
      </w:r>
    </w:p>
  </w:comment>
  <w:comment w:id="215" w:author="lin_chen" w:date="2018-07-10T17:04:40Z" w:initials="">
    <w:p w14:paraId="0549569C">
      <w:pPr>
        <w:pStyle w:val="3"/>
        <w:rPr>
          <w:rFonts w:hint="eastAsia" w:eastAsiaTheme="minorEastAsia"/>
          <w:lang w:eastAsia="zh-CN"/>
        </w:rPr>
      </w:pPr>
      <w:r>
        <w:rPr>
          <w:rFonts w:hint="eastAsia"/>
          <w:lang w:eastAsia="zh-CN"/>
        </w:rPr>
        <w:t>自定义</w:t>
      </w:r>
    </w:p>
  </w:comment>
  <w:comment w:id="216" w:author="lin_chen" w:date="2018-07-10T17:08:34Z" w:initials="">
    <w:p w14:paraId="18DB1F98">
      <w:pPr>
        <w:pStyle w:val="3"/>
        <w:rPr>
          <w:rFonts w:hint="eastAsia" w:eastAsiaTheme="minorEastAsia"/>
          <w:lang w:eastAsia="zh-CN"/>
        </w:rPr>
      </w:pPr>
      <w:r>
        <w:rPr>
          <w:rFonts w:hint="eastAsia"/>
          <w:lang w:eastAsia="zh-CN"/>
        </w:rPr>
        <w:t>封装；包装；封皮</w:t>
      </w:r>
    </w:p>
  </w:comment>
  <w:comment w:id="217" w:author="lin_chen" w:date="2018-07-10T17:11:25Z" w:initials="">
    <w:p w14:paraId="77CB62EF">
      <w:pPr>
        <w:pStyle w:val="3"/>
        <w:rPr>
          <w:rFonts w:hint="eastAsia" w:eastAsiaTheme="minorEastAsia"/>
          <w:lang w:eastAsia="zh-CN"/>
        </w:rPr>
      </w:pPr>
      <w:r>
        <w:rPr>
          <w:rFonts w:hint="eastAsia"/>
          <w:lang w:eastAsia="zh-CN"/>
        </w:rPr>
        <w:t>源于；得到；</w:t>
      </w:r>
    </w:p>
  </w:comment>
  <w:comment w:id="218" w:author="lin_chen" w:date="2018-07-10T17:38:30Z" w:initials="">
    <w:p w14:paraId="63D461E1">
      <w:pPr>
        <w:pStyle w:val="3"/>
        <w:rPr>
          <w:rFonts w:hint="eastAsia" w:eastAsiaTheme="minorEastAsia"/>
          <w:lang w:eastAsia="zh-CN"/>
        </w:rPr>
      </w:pPr>
      <w:r>
        <w:rPr>
          <w:rFonts w:hint="eastAsia"/>
          <w:lang w:eastAsia="zh-CN"/>
        </w:rPr>
        <w:t>子系统</w:t>
      </w:r>
    </w:p>
  </w:comment>
  <w:comment w:id="219" w:author="lin_chen" w:date="2018-07-10T17:46:10Z" w:initials="">
    <w:p w14:paraId="672F2EC8">
      <w:pPr>
        <w:pStyle w:val="3"/>
        <w:rPr>
          <w:rFonts w:hint="eastAsia" w:eastAsiaTheme="minorEastAsia"/>
          <w:lang w:eastAsia="zh-CN"/>
        </w:rPr>
      </w:pPr>
      <w:r>
        <w:rPr>
          <w:rFonts w:hint="eastAsia"/>
          <w:lang w:eastAsia="zh-CN"/>
        </w:rPr>
        <w:t>仅仅；只是</w:t>
      </w:r>
    </w:p>
  </w:comment>
  <w:comment w:id="220" w:author="lin_chen" w:date="2018-07-10T17:46:34Z" w:initials="">
    <w:p w14:paraId="0CF90F24">
      <w:pPr>
        <w:pStyle w:val="3"/>
        <w:rPr>
          <w:rFonts w:hint="eastAsia" w:eastAsiaTheme="minorEastAsia"/>
          <w:lang w:eastAsia="zh-CN"/>
        </w:rPr>
      </w:pPr>
      <w:r>
        <w:rPr>
          <w:rFonts w:hint="eastAsia"/>
          <w:lang w:eastAsia="zh-CN"/>
        </w:rPr>
        <w:t>方法；道路</w:t>
      </w:r>
    </w:p>
  </w:comment>
  <w:comment w:id="221" w:author="lin_chen" w:date="2018-07-10T17:55:17Z" w:initials="">
    <w:p w14:paraId="022536C8">
      <w:pPr>
        <w:pStyle w:val="3"/>
        <w:rPr>
          <w:rFonts w:hint="eastAsia" w:eastAsiaTheme="minorEastAsia"/>
          <w:lang w:val="en-US" w:eastAsia="zh-CN"/>
        </w:rPr>
      </w:pPr>
      <w:r>
        <w:rPr>
          <w:rFonts w:hint="eastAsia"/>
          <w:lang w:val="en-US" w:eastAsia="zh-CN"/>
        </w:rPr>
        <w:t>复杂难懂的；受牵扯的；</w:t>
      </w:r>
    </w:p>
  </w:comment>
  <w:comment w:id="222" w:author="lin_chen" w:date="2018-07-10T18:05:18Z" w:initials="">
    <w:p w14:paraId="0A9D6DA3">
      <w:pPr>
        <w:pStyle w:val="3"/>
        <w:rPr>
          <w:rFonts w:hint="eastAsia" w:eastAsiaTheme="minorEastAsia"/>
          <w:lang w:eastAsia="zh-CN"/>
        </w:rPr>
      </w:pPr>
      <w:r>
        <w:rPr>
          <w:rFonts w:hint="eastAsia"/>
          <w:lang w:eastAsia="zh-CN"/>
        </w:rPr>
        <w:t>外面的；外部的；表面的；</w:t>
      </w:r>
    </w:p>
  </w:comment>
  <w:comment w:id="223" w:author="lin_chen" w:date="2018-07-10T18:04:50Z" w:initials="">
    <w:p w14:paraId="54B87CC5">
      <w:pPr>
        <w:pStyle w:val="3"/>
        <w:rPr>
          <w:rFonts w:hint="eastAsia" w:eastAsiaTheme="minorEastAsia"/>
          <w:lang w:val="en-US" w:eastAsia="zh-CN"/>
        </w:rPr>
      </w:pPr>
      <w:r>
        <w:rPr>
          <w:rFonts w:hint="eastAsia"/>
          <w:lang w:eastAsia="zh-CN"/>
        </w:rPr>
        <w:t>在</w:t>
      </w:r>
      <w:r>
        <w:rPr>
          <w:rFonts w:hint="eastAsia"/>
          <w:lang w:val="en-US" w:eastAsia="zh-CN"/>
        </w:rPr>
        <w:t>...上；相关；</w:t>
      </w:r>
    </w:p>
  </w:comment>
  <w:comment w:id="224" w:author="lin_chen" w:date="2018-07-11T13:15:32Z" w:initials="">
    <w:p w14:paraId="453E648B">
      <w:pPr>
        <w:pStyle w:val="3"/>
        <w:rPr>
          <w:rFonts w:hint="eastAsia" w:eastAsiaTheme="minorEastAsia"/>
          <w:lang w:val="en-US" w:eastAsia="zh-CN"/>
        </w:rPr>
      </w:pPr>
      <w:r>
        <w:rPr>
          <w:rFonts w:hint="eastAsia"/>
          <w:lang w:eastAsia="zh-CN"/>
        </w:rPr>
        <w:t>间接；</w:t>
      </w:r>
      <w:r>
        <w:rPr>
          <w:rFonts w:hint="eastAsia"/>
          <w:lang w:val="en-US" w:eastAsia="zh-CN"/>
        </w:rPr>
        <w:t>direct-&gt;直接；</w:t>
      </w:r>
    </w:p>
  </w:comment>
  <w:comment w:id="225" w:author="lin_chen" w:date="2018-07-11T13:35:25Z" w:initials="">
    <w:p w14:paraId="68812D12">
      <w:pPr>
        <w:pStyle w:val="3"/>
        <w:rPr>
          <w:rFonts w:hint="eastAsia" w:eastAsiaTheme="minorEastAsia"/>
          <w:lang w:eastAsia="zh-CN"/>
        </w:rPr>
      </w:pPr>
      <w:r>
        <w:rPr>
          <w:rFonts w:hint="eastAsia"/>
          <w:lang w:eastAsia="zh-CN"/>
        </w:rPr>
        <w:t>观察</w:t>
      </w:r>
    </w:p>
  </w:comment>
  <w:comment w:id="226" w:author="lin_chen" w:date="2018-07-11T13:35:39Z" w:initials="">
    <w:p w14:paraId="595C6B63">
      <w:pPr>
        <w:pStyle w:val="3"/>
        <w:rPr>
          <w:rFonts w:hint="eastAsia" w:eastAsiaTheme="minorEastAsia"/>
          <w:lang w:eastAsia="zh-CN"/>
        </w:rPr>
      </w:pPr>
      <w:r>
        <w:rPr>
          <w:rFonts w:hint="eastAsia"/>
          <w:lang w:eastAsia="zh-CN"/>
        </w:rPr>
        <w:t>预定的；矜持的；</w:t>
      </w:r>
    </w:p>
  </w:comment>
  <w:comment w:id="227" w:author="lin_chen" w:date="2018-07-11T13:36:07Z" w:initials="">
    <w:p w14:paraId="351A2900">
      <w:pPr>
        <w:pStyle w:val="3"/>
        <w:rPr>
          <w:rFonts w:hint="eastAsia" w:eastAsiaTheme="minorEastAsia"/>
          <w:lang w:eastAsia="zh-CN"/>
        </w:rPr>
      </w:pPr>
      <w:r>
        <w:rPr>
          <w:rFonts w:hint="eastAsia"/>
          <w:lang w:eastAsia="zh-CN"/>
        </w:rPr>
        <w:t>通过；经过；</w:t>
      </w:r>
    </w:p>
  </w:comment>
  <w:comment w:id="228" w:author="lin_chen" w:date="2018-07-11T13:44:06Z" w:initials="">
    <w:p w14:paraId="2B8B08AA">
      <w:pPr>
        <w:pStyle w:val="3"/>
        <w:rPr>
          <w:rFonts w:hint="eastAsia" w:eastAsiaTheme="minorEastAsia"/>
          <w:lang w:eastAsia="zh-CN"/>
        </w:rPr>
      </w:pPr>
      <w:r>
        <w:rPr>
          <w:rFonts w:hint="eastAsia"/>
          <w:lang w:eastAsia="zh-CN"/>
        </w:rPr>
        <w:t>标记</w:t>
      </w:r>
    </w:p>
  </w:comment>
  <w:comment w:id="229" w:author="lin_chen" w:date="2018-07-11T13:45:06Z" w:initials="">
    <w:p w14:paraId="74D61AA4">
      <w:pPr>
        <w:pStyle w:val="3"/>
        <w:rPr>
          <w:rFonts w:hint="eastAsia" w:eastAsiaTheme="minorEastAsia"/>
          <w:lang w:eastAsia="zh-CN"/>
        </w:rPr>
      </w:pPr>
      <w:r>
        <w:rPr>
          <w:rFonts w:hint="eastAsia"/>
          <w:lang w:eastAsia="zh-CN"/>
        </w:rPr>
        <w:t>采样；取样；</w:t>
      </w:r>
    </w:p>
  </w:comment>
  <w:comment w:id="230" w:author="lin_chen" w:date="2018-07-11T13:43:46Z" w:initials="">
    <w:p w14:paraId="02C823BC">
      <w:pPr>
        <w:pStyle w:val="3"/>
        <w:rPr>
          <w:rFonts w:hint="eastAsia" w:eastAsiaTheme="minorEastAsia"/>
          <w:lang w:eastAsia="zh-CN"/>
        </w:rPr>
      </w:pPr>
      <w:r>
        <w:rPr>
          <w:rFonts w:hint="eastAsia"/>
          <w:lang w:eastAsia="zh-CN"/>
        </w:rPr>
        <w:t>帧率；</w:t>
      </w:r>
    </w:p>
  </w:comment>
  <w:comment w:id="231" w:author="lin_chen" w:date="2018-07-11T13:57:25Z" w:initials="">
    <w:p w14:paraId="31AF75DB">
      <w:pPr>
        <w:pStyle w:val="3"/>
        <w:rPr>
          <w:rFonts w:hint="eastAsia" w:eastAsiaTheme="minorEastAsia"/>
          <w:lang w:eastAsia="zh-CN"/>
        </w:rPr>
      </w:pPr>
      <w:r>
        <w:rPr>
          <w:rFonts w:hint="eastAsia"/>
          <w:lang w:eastAsia="zh-CN"/>
        </w:rPr>
        <w:t>部分；节；</w:t>
      </w:r>
    </w:p>
  </w:comment>
  <w:comment w:id="232" w:author="lin_chen" w:date="2018-07-11T13:57:46Z" w:initials="">
    <w:p w14:paraId="1D092DF6">
      <w:pPr>
        <w:pStyle w:val="3"/>
        <w:rPr>
          <w:rFonts w:hint="eastAsia" w:eastAsiaTheme="minorEastAsia"/>
          <w:lang w:eastAsia="zh-CN"/>
        </w:rPr>
      </w:pPr>
      <w:r>
        <w:rPr>
          <w:rFonts w:hint="eastAsia"/>
          <w:lang w:eastAsia="zh-CN"/>
        </w:rPr>
        <w:t>消耗；</w:t>
      </w:r>
    </w:p>
  </w:comment>
  <w:comment w:id="233" w:author="lin_chen" w:date="2018-07-11T13:57:59Z" w:initials="">
    <w:p w14:paraId="1E800A8C">
      <w:pPr>
        <w:pStyle w:val="3"/>
        <w:rPr>
          <w:rFonts w:hint="eastAsia" w:eastAsiaTheme="minorEastAsia"/>
          <w:lang w:eastAsia="zh-CN"/>
        </w:rPr>
      </w:pPr>
      <w:r>
        <w:rPr>
          <w:rFonts w:hint="eastAsia"/>
          <w:lang w:eastAsia="zh-CN"/>
        </w:rPr>
        <w:t>不断的；连续的；</w:t>
      </w:r>
    </w:p>
  </w:comment>
  <w:comment w:id="234" w:author="lin_chen" w:date="2018-07-11T13:58:47Z" w:initials="">
    <w:p w14:paraId="7218671A">
      <w:pPr>
        <w:pStyle w:val="3"/>
        <w:rPr>
          <w:rFonts w:hint="eastAsia" w:eastAsiaTheme="minorEastAsia"/>
          <w:lang w:eastAsia="zh-CN"/>
        </w:rPr>
      </w:pPr>
      <w:r>
        <w:rPr>
          <w:rFonts w:hint="eastAsia"/>
          <w:lang w:eastAsia="zh-CN"/>
        </w:rPr>
        <w:t>不顾后果的；不管怎样；不重视的；</w:t>
      </w:r>
    </w:p>
  </w:comment>
  <w:comment w:id="235" w:author="lin_chen" w:date="2018-07-11T14:03:47Z" w:initials="">
    <w:p w14:paraId="10750C2D">
      <w:pPr>
        <w:pStyle w:val="3"/>
        <w:rPr>
          <w:rFonts w:hint="eastAsia" w:eastAsiaTheme="minorEastAsia"/>
          <w:lang w:eastAsia="zh-CN"/>
        </w:rPr>
      </w:pPr>
      <w:r>
        <w:rPr>
          <w:rFonts w:hint="eastAsia"/>
          <w:lang w:eastAsia="zh-CN"/>
        </w:rPr>
        <w:t>表现；陈述；</w:t>
      </w:r>
    </w:p>
  </w:comment>
  <w:comment w:id="236" w:author="lin_chen" w:date="2018-07-11T16:00:30Z" w:initials="">
    <w:p w14:paraId="18A040F5">
      <w:pPr>
        <w:pStyle w:val="3"/>
        <w:rPr>
          <w:rFonts w:hint="eastAsia" w:eastAsiaTheme="minorEastAsia"/>
          <w:lang w:eastAsia="zh-CN"/>
        </w:rPr>
      </w:pPr>
      <w:r>
        <w:rPr>
          <w:rFonts w:hint="eastAsia"/>
          <w:lang w:eastAsia="zh-CN"/>
        </w:rPr>
        <w:t>进一步；更多的</w:t>
      </w:r>
    </w:p>
  </w:comment>
  <w:comment w:id="237" w:author="lin_chen" w:date="2018-07-11T15:46:41Z" w:initials="">
    <w:p w14:paraId="2CBF3289">
      <w:pPr>
        <w:pStyle w:val="3"/>
        <w:rPr>
          <w:rFonts w:hint="eastAsia" w:eastAsiaTheme="minorEastAsia"/>
          <w:lang w:eastAsia="zh-CN"/>
        </w:rPr>
      </w:pPr>
      <w:r>
        <w:rPr>
          <w:rFonts w:hint="eastAsia"/>
          <w:lang w:eastAsia="zh-CN"/>
        </w:rPr>
        <w:t>动机；诱因；刺激；</w:t>
      </w:r>
    </w:p>
  </w:comment>
  <w:comment w:id="238" w:author="lin_chen" w:date="2018-07-11T15:47:16Z" w:initials="">
    <w:p w14:paraId="0188263F">
      <w:pPr>
        <w:pStyle w:val="3"/>
        <w:rPr>
          <w:rFonts w:hint="eastAsia" w:eastAsiaTheme="minorEastAsia"/>
          <w:lang w:eastAsia="zh-CN"/>
        </w:rPr>
      </w:pPr>
      <w:r>
        <w:rPr>
          <w:rFonts w:hint="eastAsia"/>
          <w:lang w:eastAsia="zh-CN"/>
        </w:rPr>
        <w:t>标杆学习；</w:t>
      </w:r>
    </w:p>
  </w:comment>
  <w:comment w:id="239" w:author="lin_chen" w:date="2018-07-11T15:47:33Z" w:initials="">
    <w:p w14:paraId="1E8C57C0">
      <w:pPr>
        <w:pStyle w:val="3"/>
        <w:rPr>
          <w:rFonts w:hint="eastAsia" w:eastAsiaTheme="minorEastAsia"/>
          <w:lang w:eastAsia="zh-CN"/>
        </w:rPr>
      </w:pPr>
      <w:r>
        <w:rPr>
          <w:rFonts w:hint="eastAsia"/>
          <w:lang w:eastAsia="zh-CN"/>
        </w:rPr>
        <w:t>目的；意志；</w:t>
      </w:r>
    </w:p>
  </w:comment>
  <w:comment w:id="240" w:author="lin_chen" w:date="2018-07-11T16:04:13Z" w:initials="">
    <w:p w14:paraId="7D8128C2">
      <w:pPr>
        <w:pStyle w:val="3"/>
        <w:rPr>
          <w:rFonts w:hint="eastAsia" w:eastAsiaTheme="minorEastAsia"/>
          <w:lang w:eastAsia="zh-CN"/>
        </w:rPr>
      </w:pPr>
      <w:r>
        <w:rPr>
          <w:rFonts w:hint="eastAsia"/>
          <w:lang w:eastAsia="zh-CN"/>
        </w:rPr>
        <w:t>特别的；详细的；独有的；</w:t>
      </w:r>
    </w:p>
  </w:comment>
  <w:comment w:id="241" w:author="lin_chen" w:date="2018-07-11T16:07:39Z" w:initials="">
    <w:p w14:paraId="6936378F">
      <w:pPr>
        <w:pStyle w:val="3"/>
        <w:rPr>
          <w:rFonts w:hint="eastAsia" w:eastAsiaTheme="minorEastAsia"/>
          <w:lang w:eastAsia="zh-CN"/>
        </w:rPr>
      </w:pPr>
      <w:r>
        <w:rPr>
          <w:rFonts w:hint="eastAsia"/>
          <w:lang w:eastAsia="zh-CN"/>
        </w:rPr>
        <w:t>从本质上；</w:t>
      </w:r>
    </w:p>
  </w:comment>
  <w:comment w:id="242" w:author="chenlin" w:date="2018-07-09T17:26:00Z" w:initials="c">
    <w:p w14:paraId="40DB5ABF">
      <w:pPr>
        <w:pStyle w:val="3"/>
      </w:pPr>
      <w:r>
        <w:rPr>
          <w:rFonts w:hint="eastAsia"/>
        </w:rPr>
        <w:t>堆</w:t>
      </w:r>
    </w:p>
  </w:comment>
  <w:comment w:id="243" w:author="chenlin" w:date="2018-07-09T17:29:00Z" w:initials="c">
    <w:p w14:paraId="2ABA33D1">
      <w:pPr>
        <w:pStyle w:val="3"/>
      </w:pPr>
      <w:r>
        <w:rPr>
          <w:rFonts w:hint="eastAsia"/>
        </w:rPr>
        <w:t>块</w:t>
      </w:r>
    </w:p>
  </w:comment>
  <w:comment w:id="244" w:author="chenlin" w:date="2018-07-09T17:32:00Z" w:initials="c">
    <w:p w14:paraId="599D578D">
      <w:pPr>
        <w:pStyle w:val="3"/>
      </w:pPr>
      <w:r>
        <w:rPr>
          <w:rFonts w:hint="eastAsia"/>
        </w:rPr>
        <w:t>形成；生成</w:t>
      </w:r>
    </w:p>
  </w:comment>
  <w:comment w:id="245" w:author="chenlin" w:date="2018-07-09T17:35:00Z" w:initials="c">
    <w:p w14:paraId="626D4246">
      <w:pPr>
        <w:pStyle w:val="3"/>
      </w:pPr>
      <w:r>
        <w:rPr>
          <w:rFonts w:hint="eastAsia"/>
        </w:rPr>
        <w:t>公平地，适当</w:t>
      </w:r>
    </w:p>
  </w:comment>
  <w:comment w:id="246" w:author="chenlin" w:date="2018-07-09T17:37:00Z" w:initials="c">
    <w:p w14:paraId="4BD43F83">
      <w:pPr>
        <w:pStyle w:val="3"/>
      </w:pPr>
      <w:r>
        <w:rPr>
          <w:rFonts w:hint="eastAsia"/>
        </w:rPr>
        <w:t>成长</w:t>
      </w:r>
    </w:p>
  </w:comment>
  <w:comment w:id="247" w:author="chenlin" w:date="2018-07-09T17:41:00Z" w:initials="c">
    <w:p w14:paraId="0FEA6794">
      <w:pPr>
        <w:pStyle w:val="3"/>
      </w:pPr>
      <w:r>
        <w:rPr>
          <w:rFonts w:hint="eastAsia"/>
        </w:rPr>
        <w:t>验证</w:t>
      </w:r>
    </w:p>
  </w:comment>
  <w:comment w:id="248" w:author="chenlin" w:date="2018-07-09T17:42:00Z" w:initials="c">
    <w:p w14:paraId="482B2B18">
      <w:pPr>
        <w:pStyle w:val="3"/>
      </w:pPr>
      <w:r>
        <w:rPr>
          <w:rFonts w:hint="eastAsia"/>
        </w:rPr>
        <w:t>保留；预定</w:t>
      </w:r>
    </w:p>
  </w:comment>
  <w:comment w:id="249" w:author="chenlin" w:date="2018-07-09T17:51:00Z" w:initials="c">
    <w:p w14:paraId="3E4F638B">
      <w:pPr>
        <w:pStyle w:val="3"/>
      </w:pPr>
      <w:r>
        <w:rPr>
          <w:rFonts w:hint="eastAsia"/>
        </w:rPr>
        <w:t>下决心；做出决定</w:t>
      </w:r>
    </w:p>
  </w:comment>
  <w:comment w:id="250" w:author="chenlin" w:date="2018-07-09T17:55:00Z" w:initials="c">
    <w:p w14:paraId="30BC5949">
      <w:pPr>
        <w:pStyle w:val="3"/>
      </w:pPr>
      <w:r>
        <w:rPr>
          <w:rFonts w:hint="eastAsia"/>
        </w:rPr>
        <w:t>各自的，分别的；</w:t>
      </w:r>
    </w:p>
  </w:comment>
  <w:comment w:id="251" w:author="chenlin" w:date="2018-07-09T18:00:00Z" w:initials="c">
    <w:p w14:paraId="4FA972AD">
      <w:pPr>
        <w:pStyle w:val="3"/>
      </w:pPr>
      <w:r>
        <w:rPr>
          <w:rFonts w:hint="eastAsia"/>
        </w:rPr>
        <w:t>提出请求；</w:t>
      </w:r>
    </w:p>
  </w:comment>
  <w:comment w:id="252" w:author="chenlin" w:date="2018-07-09T18:01:00Z" w:initials="c">
    <w:p w14:paraId="60261D3B">
      <w:pPr>
        <w:pStyle w:val="3"/>
      </w:pPr>
      <w:r>
        <w:rPr>
          <w:rFonts w:hint="eastAsia"/>
        </w:rPr>
        <w:t>满足；使满意</w:t>
      </w:r>
    </w:p>
  </w:comment>
  <w:comment w:id="253" w:author="chenlin" w:date="2018-07-09T18:04:00Z" w:initials="c">
    <w:p w14:paraId="1CAC48EE">
      <w:pPr>
        <w:pStyle w:val="3"/>
      </w:pPr>
      <w:r>
        <w:rPr>
          <w:rFonts w:hint="eastAsia"/>
        </w:rPr>
        <w:t>无论是谁</w:t>
      </w:r>
    </w:p>
  </w:comment>
  <w:comment w:id="254" w:author="chenlin" w:date="2018-07-09T18:19:00Z" w:initials="c">
    <w:p w14:paraId="66E04F22">
      <w:pPr>
        <w:pStyle w:val="3"/>
      </w:pPr>
      <w:r>
        <w:rPr>
          <w:rFonts w:hint="eastAsia"/>
        </w:rPr>
        <w:t>唤醒</w:t>
      </w:r>
    </w:p>
  </w:comment>
  <w:comment w:id="255" w:author="chenlin" w:date="2018-07-09T18:21:00Z" w:initials="c">
    <w:p w14:paraId="3CA829B8">
      <w:pPr>
        <w:pStyle w:val="3"/>
      </w:pPr>
      <w:r>
        <w:rPr>
          <w:rFonts w:hint="eastAsia"/>
        </w:rPr>
        <w:t>尝试</w:t>
      </w:r>
    </w:p>
  </w:comment>
  <w:comment w:id="256" w:author="chenlin" w:date="2018-07-09T18:21:00Z" w:initials="c">
    <w:p w14:paraId="32CD4461">
      <w:pPr>
        <w:pStyle w:val="3"/>
      </w:pPr>
      <w:r>
        <w:rPr>
          <w:rFonts w:hint="eastAsia"/>
        </w:rPr>
        <w:t>扩大；进一步</w:t>
      </w:r>
    </w:p>
  </w:comment>
  <w:comment w:id="257" w:author="lin_chen" w:date="2018-07-16T13:23:44Z" w:initials="">
    <w:p w14:paraId="09B84132">
      <w:pPr>
        <w:pStyle w:val="3"/>
        <w:rPr>
          <w:rFonts w:hint="eastAsia" w:eastAsiaTheme="minorEastAsia"/>
          <w:lang w:eastAsia="zh-CN"/>
        </w:rPr>
      </w:pPr>
      <w:r>
        <w:rPr>
          <w:rFonts w:hint="eastAsia"/>
          <w:lang w:eastAsia="zh-CN"/>
        </w:rPr>
        <w:t>跟踪；追查；追溯；</w:t>
      </w:r>
    </w:p>
  </w:comment>
  <w:comment w:id="258" w:author="lin_chen" w:date="2018-07-16T13:23:11Z" w:initials="">
    <w:p w14:paraId="551012F3">
      <w:pPr>
        <w:pStyle w:val="3"/>
        <w:rPr>
          <w:rFonts w:hint="eastAsia" w:eastAsiaTheme="minorEastAsia"/>
          <w:lang w:eastAsia="zh-CN"/>
        </w:rPr>
      </w:pPr>
      <w:r>
        <w:rPr>
          <w:rFonts w:hint="eastAsia"/>
          <w:lang w:eastAsia="zh-CN"/>
        </w:rPr>
        <w:t>标记</w:t>
      </w:r>
    </w:p>
  </w:comment>
  <w:comment w:id="259" w:author="lin_chen" w:date="2018-07-16T13:23:24Z" w:initials="">
    <w:p w14:paraId="353D22C2">
      <w:pPr>
        <w:pStyle w:val="3"/>
        <w:rPr>
          <w:rFonts w:hint="eastAsia" w:eastAsiaTheme="minorEastAsia"/>
          <w:lang w:eastAsia="zh-CN"/>
        </w:rPr>
      </w:pPr>
      <w:r>
        <w:rPr>
          <w:rFonts w:hint="eastAsia"/>
          <w:lang w:eastAsia="zh-CN"/>
        </w:rPr>
        <w:t>打扫；清理；清除；</w:t>
      </w:r>
    </w:p>
  </w:comment>
  <w:comment w:id="260" w:author="lin_chen" w:date="2018-07-16T13:27:52Z" w:initials="">
    <w:p w14:paraId="5A212409">
      <w:pPr>
        <w:pStyle w:val="3"/>
        <w:rPr>
          <w:rFonts w:hint="eastAsia" w:eastAsiaTheme="minorEastAsia"/>
          <w:lang w:eastAsia="zh-CN"/>
        </w:rPr>
      </w:pPr>
      <w:r>
        <w:rPr>
          <w:rFonts w:hint="eastAsia"/>
          <w:lang w:eastAsia="zh-CN"/>
        </w:rPr>
        <w:t>算法；运算法则；</w:t>
      </w:r>
    </w:p>
  </w:comment>
  <w:comment w:id="261" w:author="lin_chen" w:date="2018-07-16T13:28:10Z" w:initials="">
    <w:p w14:paraId="008A10D1">
      <w:pPr>
        <w:pStyle w:val="3"/>
        <w:rPr>
          <w:rFonts w:hint="eastAsia" w:eastAsiaTheme="minorEastAsia"/>
          <w:lang w:eastAsia="zh-CN"/>
        </w:rPr>
      </w:pPr>
      <w:r>
        <w:rPr>
          <w:rFonts w:hint="eastAsia"/>
          <w:lang w:eastAsia="zh-CN"/>
        </w:rPr>
        <w:t>阶段，相位；</w:t>
      </w:r>
    </w:p>
  </w:comment>
  <w:comment w:id="262" w:author="lin_chen" w:date="2018-07-16T13:30:51Z" w:initials="">
    <w:p w14:paraId="682059F4">
      <w:pPr>
        <w:pStyle w:val="3"/>
        <w:rPr>
          <w:rFonts w:hint="eastAsia" w:eastAsiaTheme="minorEastAsia"/>
          <w:lang w:eastAsia="zh-CN"/>
        </w:rPr>
      </w:pPr>
      <w:r>
        <w:rPr>
          <w:rFonts w:hint="eastAsia"/>
          <w:lang w:eastAsia="zh-CN"/>
        </w:rPr>
        <w:t>旗帜，信号旗；</w:t>
      </w:r>
    </w:p>
  </w:comment>
  <w:comment w:id="263" w:author="lin_chen" w:date="2018-07-16T13:33:30Z" w:initials="">
    <w:p w14:paraId="6DE171CE">
      <w:pPr>
        <w:pStyle w:val="3"/>
        <w:rPr>
          <w:rFonts w:hint="eastAsia" w:eastAsiaTheme="minorEastAsia"/>
          <w:lang w:val="en-US" w:eastAsia="zh-CN"/>
        </w:rPr>
      </w:pPr>
      <w:r>
        <w:rPr>
          <w:rFonts w:hint="eastAsia"/>
          <w:lang w:eastAsia="zh-CN"/>
        </w:rPr>
        <w:t>以</w:t>
      </w:r>
      <w:r>
        <w:rPr>
          <w:rFonts w:hint="eastAsia"/>
          <w:lang w:val="en-US" w:eastAsia="zh-CN"/>
        </w:rPr>
        <w:t>....开始；</w:t>
      </w:r>
    </w:p>
  </w:comment>
  <w:comment w:id="264" w:author="lin_chen" w:date="2018-07-16T13:39:47Z" w:initials="">
    <w:p w14:paraId="176A4D46">
      <w:pPr>
        <w:pStyle w:val="3"/>
        <w:rPr>
          <w:rFonts w:hint="eastAsia" w:eastAsiaTheme="minorEastAsia"/>
          <w:lang w:val="en-US" w:eastAsia="zh-CN"/>
        </w:rPr>
      </w:pPr>
      <w:r>
        <w:rPr>
          <w:rFonts w:hint="eastAsia"/>
          <w:lang w:val="en-US" w:eastAsia="zh-CN"/>
        </w:rPr>
        <w:t>可获得的；可达成的</w:t>
      </w:r>
    </w:p>
  </w:comment>
  <w:comment w:id="265" w:author="lin_chen" w:date="2018-07-16T13:48:25Z" w:initials="">
    <w:p w14:paraId="7D9F1675">
      <w:pPr>
        <w:pStyle w:val="3"/>
        <w:rPr>
          <w:rFonts w:hint="eastAsia" w:eastAsiaTheme="minorEastAsia"/>
          <w:lang w:eastAsia="zh-CN"/>
        </w:rPr>
      </w:pPr>
      <w:r>
        <w:rPr>
          <w:rFonts w:hint="eastAsia"/>
          <w:lang w:eastAsia="zh-CN"/>
        </w:rPr>
        <w:t>变量</w:t>
      </w:r>
    </w:p>
  </w:comment>
  <w:comment w:id="266" w:author="lin_chen" w:date="2018-07-16T13:53:02Z" w:initials="">
    <w:p w14:paraId="396B6534">
      <w:pPr>
        <w:pStyle w:val="3"/>
        <w:rPr>
          <w:rFonts w:hint="eastAsia" w:eastAsiaTheme="minorEastAsia"/>
          <w:lang w:eastAsia="zh-CN"/>
        </w:rPr>
      </w:pPr>
      <w:r>
        <w:rPr>
          <w:rFonts w:hint="eastAsia"/>
          <w:lang w:eastAsia="zh-CN"/>
        </w:rPr>
        <w:t>道路，方法，发现</w:t>
      </w:r>
    </w:p>
  </w:comment>
  <w:comment w:id="267" w:author="lin_chen" w:date="2018-07-16T13:53:20Z" w:initials="">
    <w:p w14:paraId="4BB33551">
      <w:pPr>
        <w:pStyle w:val="3"/>
        <w:rPr>
          <w:rFonts w:hint="eastAsia" w:eastAsiaTheme="minorEastAsia"/>
          <w:lang w:eastAsia="zh-CN"/>
        </w:rPr>
      </w:pPr>
      <w:r>
        <w:rPr>
          <w:rFonts w:hint="eastAsia"/>
          <w:lang w:eastAsia="zh-CN"/>
        </w:rPr>
        <w:t>采集；聚集；</w:t>
      </w:r>
    </w:p>
  </w:comment>
  <w:comment w:id="268" w:author="lin_chen" w:date="2018-07-16T14:02:57Z" w:initials="">
    <w:p w14:paraId="01B34F3F">
      <w:pPr>
        <w:pStyle w:val="3"/>
        <w:rPr>
          <w:rFonts w:hint="eastAsia" w:eastAsiaTheme="minorEastAsia"/>
          <w:lang w:eastAsia="zh-CN"/>
        </w:rPr>
      </w:pPr>
      <w:r>
        <w:rPr>
          <w:rFonts w:hint="eastAsia"/>
          <w:lang w:eastAsia="zh-CN"/>
        </w:rPr>
        <w:t>牵涉；表明；使参与；</w:t>
      </w:r>
    </w:p>
  </w:comment>
  <w:comment w:id="269" w:author="lin_chen" w:date="2018-07-16T14:03:28Z" w:initials="">
    <w:p w14:paraId="21543F7F">
      <w:pPr>
        <w:pStyle w:val="3"/>
        <w:rPr>
          <w:rFonts w:hint="eastAsia" w:eastAsiaTheme="minorEastAsia"/>
          <w:lang w:eastAsia="zh-CN"/>
        </w:rPr>
      </w:pPr>
      <w:r>
        <w:rPr>
          <w:rFonts w:hint="eastAsia"/>
          <w:lang w:eastAsia="zh-CN"/>
        </w:rPr>
        <w:t>重复（</w:t>
      </w:r>
      <w:r>
        <w:rPr>
          <w:rFonts w:hint="eastAsia"/>
          <w:lang w:val="en-US" w:eastAsia="zh-CN"/>
        </w:rPr>
        <w:t>iterate的现在分词</w:t>
      </w:r>
      <w:r>
        <w:rPr>
          <w:rFonts w:hint="eastAsia"/>
          <w:lang w:eastAsia="zh-CN"/>
        </w:rPr>
        <w:t>），反复申明；</w:t>
      </w:r>
    </w:p>
  </w:comment>
  <w:comment w:id="270" w:author="lin_chen" w:date="2018-07-16T14:04:18Z" w:initials="">
    <w:p w14:paraId="454B1A14">
      <w:pPr>
        <w:pStyle w:val="3"/>
        <w:rPr>
          <w:rFonts w:hint="eastAsia" w:eastAsiaTheme="minorEastAsia"/>
          <w:lang w:val="en-US" w:eastAsia="zh-CN"/>
        </w:rPr>
      </w:pPr>
      <w:r>
        <w:rPr>
          <w:rFonts w:hint="eastAsia"/>
          <w:lang w:eastAsia="zh-CN"/>
        </w:rPr>
        <w:t>每一个，每</w:t>
      </w:r>
      <w:r>
        <w:rPr>
          <w:rFonts w:hint="eastAsia"/>
          <w:lang w:val="en-US" w:eastAsia="zh-CN"/>
        </w:rPr>
        <w:t>...一次的</w:t>
      </w:r>
    </w:p>
  </w:comment>
  <w:comment w:id="271" w:author="lin_chen" w:date="2018-07-16T14:05:10Z" w:initials="">
    <w:p w14:paraId="4EF472B6">
      <w:pPr>
        <w:pStyle w:val="3"/>
        <w:rPr>
          <w:rFonts w:hint="eastAsia" w:eastAsiaTheme="minorEastAsia"/>
          <w:lang w:eastAsia="zh-CN"/>
        </w:rPr>
      </w:pPr>
      <w:r>
        <w:rPr>
          <w:rFonts w:hint="eastAsia"/>
          <w:lang w:eastAsia="zh-CN"/>
        </w:rPr>
        <w:t>证实；验证；检查；核对；</w:t>
      </w:r>
    </w:p>
  </w:comment>
  <w:comment w:id="272" w:author="lin_chen" w:date="2018-07-16T14:07:01Z" w:initials="">
    <w:p w14:paraId="444977B0">
      <w:pPr>
        <w:pStyle w:val="3"/>
        <w:rPr>
          <w:rFonts w:hint="eastAsia" w:eastAsiaTheme="minorEastAsia"/>
          <w:lang w:eastAsia="zh-CN"/>
        </w:rPr>
      </w:pPr>
      <w:r>
        <w:rPr>
          <w:rFonts w:hint="eastAsia"/>
          <w:lang w:eastAsia="zh-CN"/>
        </w:rPr>
        <w:t>忽略；忽视；</w:t>
      </w:r>
    </w:p>
  </w:comment>
  <w:comment w:id="273" w:author="lin_chen" w:date="2018-07-16T14:12:25Z" w:initials="">
    <w:p w14:paraId="626F4C84">
      <w:pPr>
        <w:pStyle w:val="3"/>
        <w:rPr>
          <w:rFonts w:hint="eastAsia" w:eastAsiaTheme="minorEastAsia"/>
          <w:lang w:eastAsia="zh-CN"/>
        </w:rPr>
      </w:pPr>
      <w:r>
        <w:rPr>
          <w:rFonts w:hint="eastAsia"/>
          <w:lang w:eastAsia="zh-CN"/>
        </w:rPr>
        <w:t>后选择；申请求职者；</w:t>
      </w:r>
    </w:p>
  </w:comment>
  <w:comment w:id="274" w:author="lin_chen" w:date="2018-07-16T14:20:47Z" w:initials="">
    <w:p w14:paraId="31A26AC7">
      <w:pPr>
        <w:pStyle w:val="3"/>
      </w:pPr>
      <w:r>
        <w:rPr>
          <w:rFonts w:hint="eastAsia"/>
          <w:lang w:eastAsia="zh-CN"/>
        </w:rPr>
        <w:t>跳（</w:t>
      </w:r>
      <w:r>
        <w:rPr>
          <w:rFonts w:hint="eastAsia"/>
          <w:lang w:val="en-US" w:eastAsia="zh-CN"/>
        </w:rPr>
        <w:t>skip的过去式和现在分词</w:t>
      </w:r>
      <w:r>
        <w:rPr>
          <w:rFonts w:hint="eastAsia"/>
          <w:lang w:eastAsia="zh-CN"/>
        </w:rPr>
        <w:t>），跳绳，悄悄溜走。</w:t>
      </w:r>
    </w:p>
  </w:comment>
  <w:comment w:id="275" w:author="lin_chen" w:date="2018-07-16T14:36:39Z" w:initials="">
    <w:p w14:paraId="0D8942DA">
      <w:pPr>
        <w:pStyle w:val="3"/>
        <w:rPr>
          <w:rFonts w:hint="eastAsia" w:eastAsiaTheme="minorEastAsia"/>
          <w:lang w:eastAsia="zh-CN"/>
        </w:rPr>
      </w:pPr>
      <w:r>
        <w:rPr>
          <w:rFonts w:hint="eastAsia"/>
          <w:lang w:eastAsia="zh-CN"/>
        </w:rPr>
        <w:t>过程，工序，做事方法，工艺流程</w:t>
      </w:r>
    </w:p>
  </w:comment>
  <w:comment w:id="276" w:author="lin_chen" w:date="2018-07-16T14:55:03Z" w:initials="">
    <w:p w14:paraId="6D406367">
      <w:pPr>
        <w:pStyle w:val="3"/>
        <w:rPr>
          <w:rFonts w:hint="eastAsia" w:eastAsiaTheme="minorEastAsia"/>
          <w:lang w:eastAsia="zh-CN"/>
        </w:rPr>
      </w:pPr>
      <w:r>
        <w:rPr>
          <w:rFonts w:hint="eastAsia"/>
          <w:lang w:eastAsia="zh-CN"/>
        </w:rPr>
        <w:t>理想的，完美的</w:t>
      </w:r>
    </w:p>
  </w:comment>
  <w:comment w:id="277" w:author="lin_chen" w:date="2018-07-16T14:55:34Z" w:initials="">
    <w:p w14:paraId="509765CB">
      <w:pPr>
        <w:pStyle w:val="3"/>
        <w:rPr>
          <w:rFonts w:hint="eastAsia" w:eastAsiaTheme="minorEastAsia"/>
          <w:lang w:eastAsia="zh-CN"/>
        </w:rPr>
      </w:pPr>
      <w:r>
        <w:rPr>
          <w:rFonts w:hint="eastAsia"/>
          <w:lang w:eastAsia="zh-CN"/>
        </w:rPr>
        <w:t>有限的，限定的，有穷的</w:t>
      </w:r>
    </w:p>
  </w:comment>
  <w:comment w:id="278" w:author="lin_chen" w:date="2018-07-16T14:56:20Z" w:initials="">
    <w:p w14:paraId="24540ED9">
      <w:pPr>
        <w:pStyle w:val="3"/>
        <w:rPr>
          <w:rFonts w:hint="eastAsia" w:eastAsiaTheme="minorEastAsia"/>
          <w:lang w:eastAsia="zh-CN"/>
        </w:rPr>
      </w:pPr>
      <w:r>
        <w:rPr>
          <w:rFonts w:hint="eastAsia"/>
          <w:lang w:eastAsia="zh-CN"/>
        </w:rPr>
        <w:t>保持；保养；坚持；固执己见</w:t>
      </w:r>
    </w:p>
  </w:comment>
  <w:comment w:id="279" w:author="lin_chen" w:date="2018-07-16T14:56:52Z" w:initials="">
    <w:p w14:paraId="3D7C4E91">
      <w:pPr>
        <w:pStyle w:val="3"/>
        <w:rPr>
          <w:rFonts w:hint="eastAsia" w:eastAsiaTheme="minorEastAsia"/>
          <w:lang w:eastAsia="zh-CN"/>
        </w:rPr>
      </w:pPr>
      <w:r>
        <w:rPr>
          <w:rFonts w:hint="eastAsia"/>
          <w:lang w:eastAsia="zh-CN"/>
        </w:rPr>
        <w:t>不断的，持续的，永恒的。</w:t>
      </w:r>
    </w:p>
  </w:comment>
  <w:comment w:id="280" w:author="lin_chen" w:date="2018-07-16T14:57:37Z" w:initials="">
    <w:p w14:paraId="4BEE5EC8">
      <w:pPr>
        <w:pStyle w:val="3"/>
        <w:rPr>
          <w:rFonts w:hint="eastAsia" w:eastAsiaTheme="minorEastAsia"/>
          <w:lang w:eastAsia="zh-CN"/>
        </w:rPr>
      </w:pPr>
      <w:r>
        <w:rPr>
          <w:rFonts w:hint="eastAsia"/>
          <w:lang w:eastAsia="zh-CN"/>
        </w:rPr>
        <w:t>合适的；适当的；安装；</w:t>
      </w:r>
    </w:p>
  </w:comment>
  <w:comment w:id="281" w:author="lin_chen" w:date="2018-07-16T15:08:56Z" w:initials="">
    <w:p w14:paraId="66D77FD1">
      <w:pPr>
        <w:pStyle w:val="3"/>
        <w:rPr>
          <w:rFonts w:hint="eastAsia" w:eastAsiaTheme="minorEastAsia"/>
          <w:lang w:eastAsia="zh-CN"/>
        </w:rPr>
      </w:pPr>
      <w:r>
        <w:rPr>
          <w:rFonts w:hint="eastAsia"/>
          <w:lang w:eastAsia="zh-CN"/>
        </w:rPr>
        <w:t>分裂，破碎</w:t>
      </w:r>
    </w:p>
  </w:comment>
  <w:comment w:id="282" w:author="lin_chen" w:date="2018-07-16T15:26:27Z" w:initials="">
    <w:p w14:paraId="29CB0BA4">
      <w:pPr>
        <w:pStyle w:val="3"/>
        <w:rPr>
          <w:rFonts w:hint="eastAsia" w:eastAsiaTheme="minorEastAsia"/>
          <w:lang w:eastAsia="zh-CN"/>
        </w:rPr>
      </w:pPr>
      <w:r>
        <w:rPr>
          <w:rFonts w:hint="eastAsia"/>
          <w:lang w:eastAsia="zh-CN"/>
        </w:rPr>
        <w:t>发生；被想起；被发现</w:t>
      </w:r>
    </w:p>
  </w:comment>
  <w:comment w:id="283" w:author="lin_chen" w:date="2018-07-16T15:34:51Z" w:initials="">
    <w:p w14:paraId="4F7B1B20">
      <w:pPr>
        <w:pStyle w:val="3"/>
        <w:rPr>
          <w:rFonts w:hint="eastAsia" w:eastAsiaTheme="minorEastAsia"/>
          <w:lang w:eastAsia="zh-CN"/>
        </w:rPr>
      </w:pPr>
      <w:r>
        <w:rPr>
          <w:rFonts w:hint="eastAsia"/>
          <w:lang w:eastAsia="zh-CN"/>
        </w:rPr>
        <w:t>后面的，其次的，下列的</w:t>
      </w:r>
    </w:p>
  </w:comment>
  <w:comment w:id="284" w:author="lin_chen" w:date="2018-07-16T15:35:10Z" w:initials="">
    <w:p w14:paraId="5F6D1649">
      <w:pPr>
        <w:pStyle w:val="3"/>
        <w:rPr>
          <w:rFonts w:hint="eastAsia" w:eastAsiaTheme="minorEastAsia"/>
          <w:lang w:eastAsia="zh-CN"/>
        </w:rPr>
      </w:pPr>
      <w:r>
        <w:rPr>
          <w:rFonts w:hint="eastAsia"/>
          <w:lang w:eastAsia="zh-CN"/>
        </w:rPr>
        <w:t>阶段；舞台；</w:t>
      </w:r>
    </w:p>
  </w:comment>
  <w:comment w:id="285" w:author="lin_chen" w:date="2018-07-16T15:35:24Z" w:initials="">
    <w:p w14:paraId="6E200FC5">
      <w:pPr>
        <w:pStyle w:val="3"/>
        <w:rPr>
          <w:rFonts w:hint="eastAsia" w:eastAsiaTheme="minorEastAsia"/>
          <w:lang w:eastAsia="zh-CN"/>
        </w:rPr>
      </w:pPr>
      <w:r>
        <w:rPr>
          <w:rFonts w:hint="eastAsia"/>
          <w:lang w:eastAsia="zh-CN"/>
        </w:rPr>
        <w:t>典型地；</w:t>
      </w:r>
    </w:p>
  </w:comment>
  <w:comment w:id="286" w:author="lin_chen" w:date="2018-07-16T15:55:03Z" w:initials="">
    <w:p w14:paraId="2B710CDC">
      <w:pPr>
        <w:pStyle w:val="3"/>
        <w:rPr>
          <w:rFonts w:hint="eastAsia" w:eastAsiaTheme="minorEastAsia"/>
          <w:lang w:val="en-US" w:eastAsia="zh-CN"/>
        </w:rPr>
      </w:pPr>
      <w:r>
        <w:rPr>
          <w:rFonts w:hint="eastAsia"/>
          <w:lang w:val="en-US" w:eastAsia="zh-CN"/>
        </w:rPr>
        <w:t>有....的价值</w:t>
      </w:r>
    </w:p>
  </w:comment>
  <w:comment w:id="287" w:author="lin_chen" w:date="2018-07-16T15:55:53Z" w:initials="">
    <w:p w14:paraId="195826C0">
      <w:pPr>
        <w:pStyle w:val="3"/>
        <w:rPr>
          <w:rFonts w:hint="eastAsia" w:eastAsiaTheme="minorEastAsia"/>
          <w:lang w:eastAsia="zh-CN"/>
        </w:rPr>
      </w:pPr>
      <w:r>
        <w:rPr>
          <w:rFonts w:hint="eastAsia"/>
          <w:lang w:eastAsia="zh-CN"/>
        </w:rPr>
        <w:t>接触的；邻近的；共同的；</w:t>
      </w:r>
    </w:p>
  </w:comment>
  <w:comment w:id="288" w:author="lin_chen" w:date="2018-07-16T15:56:30Z" w:initials="">
    <w:p w14:paraId="551E16F6">
      <w:pPr>
        <w:pStyle w:val="3"/>
        <w:rPr>
          <w:rFonts w:hint="eastAsia" w:eastAsiaTheme="minorEastAsia"/>
          <w:lang w:eastAsia="zh-CN"/>
        </w:rPr>
      </w:pPr>
      <w:r>
        <w:rPr>
          <w:rFonts w:hint="eastAsia"/>
          <w:lang w:eastAsia="zh-CN"/>
        </w:rPr>
        <w:t>毗连的，邻近的</w:t>
      </w:r>
    </w:p>
  </w:comment>
  <w:comment w:id="289" w:author="lin_chen" w:date="2018-07-16T15:57:09Z" w:initials="">
    <w:p w14:paraId="6FC4100C">
      <w:pPr>
        <w:pStyle w:val="3"/>
        <w:rPr>
          <w:rFonts w:hint="eastAsia" w:eastAsiaTheme="minorEastAsia"/>
          <w:lang w:eastAsia="zh-CN"/>
        </w:rPr>
      </w:pPr>
      <w:r>
        <w:rPr>
          <w:rFonts w:hint="eastAsia"/>
          <w:lang w:eastAsia="zh-CN"/>
        </w:rPr>
        <w:t>邻居，邻近的；邻接的</w:t>
      </w:r>
    </w:p>
  </w:comment>
  <w:comment w:id="290" w:author="lin_chen" w:date="2018-07-16T15:58:46Z" w:initials="">
    <w:p w14:paraId="763A0D05">
      <w:pPr>
        <w:pStyle w:val="3"/>
        <w:rPr>
          <w:rFonts w:hint="eastAsia" w:eastAsiaTheme="minorEastAsia"/>
          <w:lang w:eastAsia="zh-CN"/>
        </w:rPr>
      </w:pPr>
      <w:r>
        <w:rPr>
          <w:rFonts w:hint="eastAsia"/>
          <w:lang w:eastAsia="zh-CN"/>
        </w:rPr>
        <w:t>事先，以前，仓促；</w:t>
      </w:r>
    </w:p>
  </w:comment>
  <w:comment w:id="291" w:author="lin_chen" w:date="2018-07-16T15:59:31Z" w:initials="">
    <w:p w14:paraId="10875522">
      <w:pPr>
        <w:pStyle w:val="3"/>
        <w:rPr>
          <w:rFonts w:hint="eastAsia" w:eastAsiaTheme="minorEastAsia"/>
          <w:lang w:eastAsia="zh-CN"/>
        </w:rPr>
      </w:pPr>
      <w:r>
        <w:rPr>
          <w:rFonts w:hint="eastAsia"/>
          <w:lang w:eastAsia="zh-CN"/>
        </w:rPr>
        <w:t>免除；释放</w:t>
      </w:r>
    </w:p>
  </w:comment>
  <w:comment w:id="292" w:author="lin_chen" w:date="2018-07-16T15:59:57Z" w:initials="">
    <w:p w14:paraId="17211EEF">
      <w:pPr>
        <w:pStyle w:val="3"/>
        <w:rPr>
          <w:rFonts w:hint="eastAsia" w:eastAsiaTheme="minorEastAsia"/>
          <w:lang w:eastAsia="zh-CN"/>
        </w:rPr>
      </w:pPr>
      <w:r>
        <w:rPr>
          <w:rFonts w:hint="eastAsia"/>
          <w:lang w:eastAsia="zh-CN"/>
        </w:rPr>
        <w:t>分别的；各个的；各自的；</w:t>
      </w:r>
    </w:p>
  </w:comment>
  <w:comment w:id="293" w:author="lin_chen" w:date="2018-07-16T16:00:39Z" w:initials="">
    <w:p w14:paraId="37FB54BE">
      <w:pPr>
        <w:pStyle w:val="3"/>
        <w:rPr>
          <w:rFonts w:hint="eastAsia" w:eastAsiaTheme="minorEastAsia"/>
          <w:lang w:eastAsia="zh-CN"/>
        </w:rPr>
      </w:pPr>
      <w:r>
        <w:rPr>
          <w:rFonts w:hint="eastAsia"/>
          <w:lang w:eastAsia="zh-CN"/>
        </w:rPr>
        <w:t>消耗；浪费；耗尽；毁灭；</w:t>
      </w:r>
    </w:p>
  </w:comment>
  <w:comment w:id="294" w:author="lin_chen" w:date="2018-07-16T16:16:48Z" w:initials="">
    <w:p w14:paraId="51184DF8">
      <w:pPr>
        <w:pStyle w:val="3"/>
        <w:rPr>
          <w:rFonts w:hint="eastAsia" w:eastAsiaTheme="minorEastAsia"/>
          <w:lang w:val="en-US" w:eastAsia="zh-CN"/>
        </w:rPr>
      </w:pPr>
      <w:r>
        <w:rPr>
          <w:rFonts w:hint="eastAsia"/>
          <w:lang w:val="en-US" w:eastAsia="zh-CN"/>
        </w:rPr>
        <w:t>地区，区域；领域</w:t>
      </w:r>
    </w:p>
  </w:comment>
  <w:comment w:id="295" w:author="lin_chen" w:date="2018-07-16T16:20:37Z" w:initials="">
    <w:p w14:paraId="14A32BE5">
      <w:pPr>
        <w:pStyle w:val="3"/>
        <w:rPr>
          <w:rFonts w:hint="eastAsia" w:eastAsiaTheme="minorEastAsia"/>
          <w:lang w:val="en-US" w:eastAsia="zh-CN"/>
        </w:rPr>
      </w:pPr>
      <w:r>
        <w:rPr>
          <w:rFonts w:hint="eastAsia"/>
          <w:lang w:val="en-US" w:eastAsia="zh-CN"/>
        </w:rPr>
        <w:t>类似，相似，比拟。类比</w:t>
      </w:r>
    </w:p>
  </w:comment>
  <w:comment w:id="296" w:author="lin_chen" w:date="2018-07-16T16:21:14Z" w:initials="">
    <w:p w14:paraId="6ADE3DE5">
      <w:pPr>
        <w:pStyle w:val="3"/>
        <w:rPr>
          <w:rFonts w:hint="eastAsia" w:eastAsiaTheme="minorEastAsia"/>
          <w:lang w:val="en-US" w:eastAsia="zh-CN"/>
        </w:rPr>
      </w:pPr>
      <w:r>
        <w:rPr>
          <w:rFonts w:hint="eastAsia"/>
          <w:lang w:eastAsia="zh-CN"/>
        </w:rPr>
        <w:t>与</w:t>
      </w:r>
      <w:r>
        <w:rPr>
          <w:rFonts w:hint="eastAsia"/>
          <w:lang w:val="en-US" w:eastAsia="zh-CN"/>
        </w:rPr>
        <w:t>......相像，类似于</w:t>
      </w:r>
    </w:p>
  </w:comment>
  <w:comment w:id="297" w:author="lin_chen" w:date="2018-07-16T16:21:43Z" w:initials="">
    <w:p w14:paraId="68613027">
      <w:pPr>
        <w:pStyle w:val="3"/>
        <w:rPr>
          <w:rFonts w:hint="eastAsia" w:eastAsiaTheme="minorEastAsia"/>
          <w:lang w:eastAsia="zh-CN"/>
        </w:rPr>
      </w:pPr>
      <w:r>
        <w:rPr>
          <w:rFonts w:hint="eastAsia"/>
          <w:lang w:eastAsia="zh-CN"/>
        </w:rPr>
        <w:t>洞，球洞，破洞，洞穴</w:t>
      </w:r>
    </w:p>
  </w:comment>
  <w:comment w:id="298" w:author="lin_chen" w:date="2018-07-16T16:22:22Z" w:initials="">
    <w:p w14:paraId="23842161">
      <w:pPr>
        <w:pStyle w:val="3"/>
        <w:rPr>
          <w:rFonts w:hint="eastAsia" w:eastAsiaTheme="minorEastAsia"/>
          <w:lang w:eastAsia="zh-CN"/>
        </w:rPr>
      </w:pPr>
      <w:r>
        <w:rPr>
          <w:rFonts w:hint="eastAsia"/>
          <w:lang w:eastAsia="zh-CN"/>
        </w:rPr>
        <w:t>不能用的；</w:t>
      </w:r>
    </w:p>
  </w:comment>
  <w:comment w:id="299" w:author="lin_chen" w:date="2018-07-16T16:32:58Z" w:initials="">
    <w:p w14:paraId="49E95F22">
      <w:pPr>
        <w:pStyle w:val="3"/>
        <w:rPr>
          <w:rFonts w:hint="eastAsia" w:eastAsiaTheme="minorEastAsia"/>
          <w:lang w:val="en-US" w:eastAsia="zh-CN"/>
        </w:rPr>
      </w:pPr>
      <w:r>
        <w:rPr>
          <w:rFonts w:hint="eastAsia"/>
          <w:lang w:val="en-US" w:eastAsia="zh-CN"/>
        </w:rPr>
        <w:t>缺席的；</w:t>
      </w:r>
    </w:p>
  </w:comment>
  <w:comment w:id="300" w:author="lin_chen" w:date="2018-07-17T13:48:20Z" w:initials="">
    <w:p w14:paraId="1F7F45A1">
      <w:pPr>
        <w:pStyle w:val="3"/>
        <w:rPr>
          <w:rFonts w:hint="eastAsia" w:eastAsiaTheme="minorEastAsia"/>
          <w:lang w:eastAsia="zh-CN"/>
        </w:rPr>
      </w:pPr>
      <w:r>
        <w:rPr>
          <w:rFonts w:hint="eastAsia"/>
          <w:lang w:eastAsia="zh-CN"/>
        </w:rPr>
        <w:t>原因</w:t>
      </w:r>
    </w:p>
  </w:comment>
  <w:comment w:id="301" w:author="lin_chen" w:date="2018-07-17T13:54:30Z" w:initials="">
    <w:p w14:paraId="1A766747">
      <w:pPr>
        <w:pStyle w:val="3"/>
        <w:rPr>
          <w:rFonts w:hint="eastAsia" w:eastAsiaTheme="minorEastAsia"/>
          <w:lang w:eastAsia="zh-CN"/>
        </w:rPr>
      </w:pPr>
      <w:r>
        <w:rPr>
          <w:rFonts w:hint="eastAsia"/>
          <w:lang w:eastAsia="zh-CN"/>
        </w:rPr>
        <w:t>有效的</w:t>
      </w:r>
    </w:p>
  </w:comment>
  <w:comment w:id="302" w:author="lin_chen" w:date="2018-07-17T13:54:40Z" w:initials="">
    <w:p w14:paraId="2BFC0144">
      <w:pPr>
        <w:pStyle w:val="3"/>
        <w:rPr>
          <w:rFonts w:hint="eastAsia" w:eastAsiaTheme="minorEastAsia"/>
          <w:lang w:eastAsia="zh-CN"/>
        </w:rPr>
      </w:pPr>
      <w:r>
        <w:rPr>
          <w:rFonts w:hint="eastAsia"/>
          <w:lang w:eastAsia="zh-CN"/>
        </w:rPr>
        <w:t>换算；约束；</w:t>
      </w:r>
    </w:p>
  </w:comment>
  <w:comment w:id="303" w:author="lin_chen" w:date="2018-07-17T13:55:44Z" w:initials="">
    <w:p w14:paraId="03BC2DE1">
      <w:pPr>
        <w:pStyle w:val="3"/>
        <w:rPr>
          <w:rFonts w:hint="eastAsia" w:eastAsiaTheme="minorEastAsia"/>
          <w:lang w:eastAsia="zh-CN"/>
        </w:rPr>
      </w:pPr>
      <w:r>
        <w:rPr>
          <w:rFonts w:hint="eastAsia"/>
          <w:lang w:eastAsia="zh-CN"/>
        </w:rPr>
        <w:t>周期</w:t>
      </w:r>
    </w:p>
  </w:comment>
  <w:comment w:id="304" w:author="lin_chen" w:date="2018-07-17T13:55:04Z" w:initials="">
    <w:p w14:paraId="4C730A7D">
      <w:pPr>
        <w:pStyle w:val="3"/>
        <w:rPr>
          <w:rFonts w:hint="eastAsia" w:eastAsiaTheme="minorEastAsia"/>
          <w:lang w:eastAsia="zh-CN"/>
        </w:rPr>
      </w:pPr>
      <w:r>
        <w:rPr>
          <w:rFonts w:hint="eastAsia"/>
          <w:lang w:eastAsia="zh-CN"/>
        </w:rPr>
        <w:t>频繁性；频率；次数；</w:t>
      </w:r>
    </w:p>
  </w:comment>
  <w:comment w:id="305" w:author="lin_chen" w:date="2018-07-17T14:01:18Z" w:initials="">
    <w:p w14:paraId="121D7652">
      <w:pPr>
        <w:pStyle w:val="3"/>
        <w:rPr>
          <w:rFonts w:hint="eastAsia" w:eastAsiaTheme="minorEastAsia"/>
          <w:lang w:eastAsia="zh-CN"/>
        </w:rPr>
      </w:pPr>
      <w:r>
        <w:rPr>
          <w:rFonts w:hint="eastAsia"/>
          <w:lang w:eastAsia="zh-CN"/>
        </w:rPr>
        <w:t>额外的，补充的，附加的</w:t>
      </w:r>
    </w:p>
  </w:comment>
  <w:comment w:id="306" w:author="lin_chen" w:date="2018-07-17T14:02:08Z" w:initials="">
    <w:p w14:paraId="467F7873">
      <w:pPr>
        <w:pStyle w:val="3"/>
        <w:rPr>
          <w:rFonts w:hint="eastAsia" w:eastAsiaTheme="minorEastAsia"/>
          <w:lang w:eastAsia="zh-CN"/>
        </w:rPr>
      </w:pPr>
      <w:r>
        <w:rPr>
          <w:rFonts w:hint="eastAsia"/>
          <w:lang w:eastAsia="zh-CN"/>
        </w:rPr>
        <w:t>安装，合身，适合，合适的，恰当的</w:t>
      </w:r>
    </w:p>
  </w:comment>
  <w:comment w:id="307" w:author="lin_chen" w:date="2018-07-17T14:04:28Z" w:initials="">
    <w:p w14:paraId="3F1F0EA0">
      <w:pPr>
        <w:pStyle w:val="3"/>
        <w:rPr>
          <w:rFonts w:hint="eastAsia" w:eastAsiaTheme="minorEastAsia"/>
          <w:lang w:val="en-US" w:eastAsia="zh-CN"/>
        </w:rPr>
      </w:pPr>
      <w:r>
        <w:rPr>
          <w:rFonts w:hint="eastAsia"/>
          <w:lang w:val="en-US" w:eastAsia="zh-CN"/>
        </w:rPr>
        <w:t>变成；成为；</w:t>
      </w:r>
    </w:p>
  </w:comment>
  <w:comment w:id="308" w:author="lin_chen" w:date="2018-07-18T13:21:23Z" w:initials="">
    <w:p w14:paraId="1FED73E8">
      <w:pPr>
        <w:pStyle w:val="3"/>
        <w:rPr>
          <w:rFonts w:hint="eastAsia" w:eastAsiaTheme="minorEastAsia"/>
          <w:lang w:eastAsia="zh-CN"/>
        </w:rPr>
      </w:pPr>
      <w:r>
        <w:rPr>
          <w:rFonts w:hint="eastAsia"/>
          <w:lang w:eastAsia="zh-CN"/>
        </w:rPr>
        <w:t>最坏的</w:t>
      </w:r>
    </w:p>
  </w:comment>
  <w:comment w:id="309" w:author="lin_chen" w:date="2018-07-18T13:21:32Z" w:initials="">
    <w:p w14:paraId="001E2531">
      <w:pPr>
        <w:pStyle w:val="3"/>
        <w:rPr>
          <w:rFonts w:hint="eastAsia" w:eastAsiaTheme="minorEastAsia"/>
          <w:lang w:eastAsia="zh-CN"/>
        </w:rPr>
      </w:pPr>
      <w:r>
        <w:rPr>
          <w:rFonts w:hint="eastAsia"/>
          <w:lang w:eastAsia="zh-CN"/>
        </w:rPr>
        <w:t>方案；剧情概要；</w:t>
      </w:r>
    </w:p>
  </w:comment>
  <w:comment w:id="310" w:author="lin_chen" w:date="2018-07-18T13:22:20Z" w:initials="">
    <w:p w14:paraId="43125B19">
      <w:pPr>
        <w:pStyle w:val="3"/>
        <w:rPr>
          <w:rFonts w:hint="eastAsia" w:eastAsiaTheme="minorEastAsia"/>
          <w:lang w:eastAsia="zh-CN"/>
        </w:rPr>
      </w:pPr>
      <w:r>
        <w:rPr>
          <w:rFonts w:hint="eastAsia"/>
          <w:lang w:eastAsia="zh-CN"/>
        </w:rPr>
        <w:t>花费；消耗；</w:t>
      </w:r>
    </w:p>
  </w:comment>
  <w:comment w:id="311" w:author="lin_chen" w:date="2018-07-18T13:21:57Z" w:initials="">
    <w:p w14:paraId="2D3E2BD3">
      <w:pPr>
        <w:pStyle w:val="3"/>
        <w:rPr>
          <w:rFonts w:hint="eastAsia" w:eastAsiaTheme="minorEastAsia"/>
          <w:lang w:eastAsia="zh-CN"/>
        </w:rPr>
      </w:pPr>
      <w:r>
        <w:rPr>
          <w:rFonts w:hint="eastAsia"/>
          <w:lang w:eastAsia="zh-CN"/>
        </w:rPr>
        <w:t>周期；</w:t>
      </w:r>
    </w:p>
  </w:comment>
  <w:comment w:id="312" w:author="lin_chen" w:date="2018-07-18T13:25:55Z" w:initials="">
    <w:p w14:paraId="3D625CE6">
      <w:pPr>
        <w:pStyle w:val="3"/>
        <w:rPr>
          <w:rFonts w:hint="eastAsia" w:eastAsiaTheme="minorEastAsia"/>
          <w:lang w:eastAsia="zh-CN"/>
        </w:rPr>
      </w:pPr>
      <w:r>
        <w:rPr>
          <w:rFonts w:hint="eastAsia"/>
          <w:lang w:eastAsia="zh-CN"/>
        </w:rPr>
        <w:t>相邻的；接触的；</w:t>
      </w:r>
    </w:p>
  </w:comment>
  <w:comment w:id="313" w:author="lin_chen" w:date="2018-07-18T13:29:59Z" w:initials="">
    <w:p w14:paraId="54A46C00">
      <w:pPr>
        <w:pStyle w:val="3"/>
        <w:rPr>
          <w:rFonts w:hint="eastAsia" w:eastAsiaTheme="minorEastAsia"/>
          <w:lang w:eastAsia="zh-CN"/>
        </w:rPr>
      </w:pPr>
      <w:r>
        <w:rPr>
          <w:rFonts w:hint="eastAsia"/>
          <w:lang w:eastAsia="zh-CN"/>
        </w:rPr>
        <w:t>迭代，循环</w:t>
      </w:r>
    </w:p>
  </w:comment>
  <w:comment w:id="314" w:author="lin_chen" w:date="2018-07-18T13:33:29Z" w:initials="">
    <w:p w14:paraId="4C3F4F33">
      <w:pPr>
        <w:pStyle w:val="3"/>
        <w:rPr>
          <w:rFonts w:hint="eastAsia" w:eastAsiaTheme="minorEastAsia"/>
          <w:lang w:eastAsia="zh-CN"/>
        </w:rPr>
      </w:pPr>
      <w:r>
        <w:rPr>
          <w:rFonts w:hint="eastAsia"/>
          <w:lang w:eastAsia="zh-CN"/>
        </w:rPr>
        <w:t>全部的；整个的；全体的；</w:t>
      </w:r>
    </w:p>
  </w:comment>
  <w:comment w:id="315" w:author="lin_chen" w:date="2018-07-18T13:38:58Z" w:initials="">
    <w:p w14:paraId="4DE6305F">
      <w:pPr>
        <w:pStyle w:val="3"/>
        <w:rPr>
          <w:rFonts w:hint="eastAsia" w:eastAsiaTheme="minorEastAsia"/>
          <w:lang w:eastAsia="zh-CN"/>
        </w:rPr>
      </w:pPr>
      <w:r>
        <w:rPr>
          <w:rFonts w:hint="eastAsia"/>
          <w:lang w:eastAsia="zh-CN"/>
        </w:rPr>
        <w:t>扩展；拓展；</w:t>
      </w:r>
    </w:p>
  </w:comment>
  <w:comment w:id="316" w:author="lin_chen" w:date="2018-07-18T13:41:18Z" w:initials="">
    <w:p w14:paraId="2C0F448E">
      <w:pPr>
        <w:pStyle w:val="3"/>
        <w:rPr>
          <w:rFonts w:hint="eastAsia" w:eastAsiaTheme="minorEastAsia"/>
          <w:lang w:eastAsia="zh-CN"/>
        </w:rPr>
      </w:pPr>
      <w:r>
        <w:rPr>
          <w:rFonts w:hint="eastAsia"/>
          <w:lang w:eastAsia="zh-CN"/>
        </w:rPr>
        <w:t>前面，正面；前线；</w:t>
      </w:r>
    </w:p>
  </w:comment>
  <w:comment w:id="317" w:author="lin_chen" w:date="2018-07-18T13:46:47Z" w:initials="">
    <w:p w14:paraId="21BF278D">
      <w:pPr>
        <w:pStyle w:val="3"/>
        <w:rPr>
          <w:rFonts w:hint="eastAsia" w:eastAsiaTheme="minorEastAsia"/>
          <w:lang w:eastAsia="zh-CN"/>
        </w:rPr>
      </w:pPr>
      <w:r>
        <w:rPr>
          <w:rFonts w:hint="eastAsia"/>
          <w:lang w:eastAsia="zh-CN"/>
        </w:rPr>
        <w:t>特别；尤其；异乎寻常地</w:t>
      </w:r>
    </w:p>
  </w:comment>
  <w:comment w:id="318" w:author="lin_chen" w:date="2018-07-18T13:48:33Z" w:initials="">
    <w:p w14:paraId="5D912512">
      <w:pPr>
        <w:pStyle w:val="3"/>
        <w:rPr>
          <w:rFonts w:hint="eastAsia" w:eastAsiaTheme="minorEastAsia"/>
          <w:lang w:eastAsia="zh-CN"/>
        </w:rPr>
      </w:pPr>
      <w:r>
        <w:rPr>
          <w:rFonts w:hint="eastAsia"/>
          <w:lang w:eastAsia="zh-CN"/>
        </w:rPr>
        <w:t>参加；进入；</w:t>
      </w:r>
    </w:p>
  </w:comment>
  <w:comment w:id="319" w:author="lin_chen" w:date="2018-07-18T13:54:57Z" w:initials="">
    <w:p w14:paraId="1A08641E">
      <w:pPr>
        <w:pStyle w:val="3"/>
        <w:rPr>
          <w:rFonts w:hint="eastAsia" w:eastAsiaTheme="minorEastAsia"/>
          <w:lang w:eastAsia="zh-CN"/>
        </w:rPr>
      </w:pPr>
      <w:r>
        <w:rPr>
          <w:rFonts w:hint="eastAsia"/>
          <w:lang w:eastAsia="zh-CN"/>
        </w:rPr>
        <w:t>剪辑场景；</w:t>
      </w:r>
    </w:p>
  </w:comment>
  <w:comment w:id="320" w:author="lin_chen" w:date="2018-07-18T14:00:17Z" w:initials="">
    <w:p w14:paraId="55714E8B">
      <w:pPr>
        <w:pStyle w:val="3"/>
        <w:rPr>
          <w:rFonts w:hint="eastAsia" w:eastAsiaTheme="minorEastAsia"/>
          <w:lang w:eastAsia="zh-CN"/>
        </w:rPr>
      </w:pPr>
      <w:r>
        <w:rPr>
          <w:rFonts w:hint="eastAsia"/>
          <w:lang w:eastAsia="zh-CN"/>
        </w:rPr>
        <w:t>可能</w:t>
      </w:r>
    </w:p>
  </w:comment>
  <w:comment w:id="321" w:author="lin_chen" w:date="2018-07-18T14:00:43Z" w:initials="">
    <w:p w14:paraId="0DE31DDF">
      <w:pPr>
        <w:pStyle w:val="3"/>
        <w:rPr>
          <w:rFonts w:hint="eastAsia" w:eastAsiaTheme="minorEastAsia"/>
          <w:lang w:val="en-US" w:eastAsia="zh-CN"/>
        </w:rPr>
      </w:pPr>
      <w:r>
        <w:rPr>
          <w:rFonts w:hint="eastAsia"/>
          <w:lang w:eastAsia="zh-CN"/>
        </w:rPr>
        <w:t>严寒的；冰冻的；极冷的；</w:t>
      </w:r>
      <w:r>
        <w:rPr>
          <w:rFonts w:hint="eastAsia"/>
          <w:lang w:val="en-US" w:eastAsia="zh-CN"/>
        </w:rPr>
        <w:t>free自由。面给</w:t>
      </w:r>
    </w:p>
  </w:comment>
  <w:comment w:id="322" w:author="lin_chen" w:date="2018-07-18T13:59:54Z" w:initials="">
    <w:p w14:paraId="4A1A7FDB">
      <w:pPr>
        <w:pStyle w:val="3"/>
        <w:rPr>
          <w:rFonts w:hint="eastAsia" w:eastAsiaTheme="minorEastAsia"/>
          <w:lang w:eastAsia="zh-CN"/>
        </w:rPr>
      </w:pPr>
      <w:r>
        <w:rPr>
          <w:rFonts w:hint="eastAsia"/>
          <w:lang w:eastAsia="zh-CN"/>
        </w:rPr>
        <w:t>操作；处理；手柄；手感；举动</w:t>
      </w:r>
    </w:p>
  </w:comment>
  <w:comment w:id="323" w:author="lin_chen" w:date="2018-07-18T14:09:35Z" w:initials="">
    <w:p w14:paraId="3E3A185E">
      <w:pPr>
        <w:pStyle w:val="3"/>
        <w:rPr>
          <w:rFonts w:hint="eastAsia" w:eastAsiaTheme="minorEastAsia"/>
          <w:lang w:eastAsia="zh-CN"/>
        </w:rPr>
      </w:pPr>
      <w:r>
        <w:rPr>
          <w:rFonts w:hint="eastAsia"/>
          <w:lang w:eastAsia="zh-CN"/>
        </w:rPr>
        <w:t>比例；鱼鳞；刻度；水垢；</w:t>
      </w:r>
    </w:p>
  </w:comment>
  <w:comment w:id="324" w:author="lin_chen" w:date="2018-07-18T14:10:27Z" w:initials="">
    <w:p w14:paraId="13CB139C">
      <w:pPr>
        <w:pStyle w:val="3"/>
        <w:rPr>
          <w:rFonts w:hint="eastAsia" w:eastAsiaTheme="minorEastAsia"/>
          <w:lang w:eastAsia="zh-CN"/>
        </w:rPr>
      </w:pPr>
      <w:r>
        <w:rPr>
          <w:rFonts w:hint="eastAsia"/>
          <w:lang w:eastAsia="zh-CN"/>
        </w:rPr>
        <w:t>增加；种植；扩大；扩展；</w:t>
      </w:r>
    </w:p>
  </w:comment>
  <w:comment w:id="325" w:author="lin_chen" w:date="2018-07-18T14:10:53Z" w:initials="">
    <w:p w14:paraId="566852AD">
      <w:pPr>
        <w:pStyle w:val="3"/>
        <w:rPr>
          <w:rFonts w:hint="eastAsia" w:eastAsiaTheme="minorEastAsia"/>
          <w:lang w:eastAsia="zh-CN"/>
        </w:rPr>
      </w:pPr>
      <w:r>
        <w:rPr>
          <w:rFonts w:hint="eastAsia"/>
          <w:lang w:eastAsia="zh-CN"/>
        </w:rPr>
        <w:t>彻底的；影响广泛的；全面的；扫荡的；</w:t>
      </w:r>
    </w:p>
  </w:comment>
  <w:comment w:id="326" w:author="lin_chen" w:date="2018-07-18T14:11:32Z" w:initials="">
    <w:p w14:paraId="52ED4E06">
      <w:pPr>
        <w:pStyle w:val="3"/>
        <w:rPr>
          <w:rFonts w:hint="eastAsia" w:eastAsiaTheme="minorEastAsia"/>
          <w:lang w:eastAsia="zh-CN"/>
        </w:rPr>
      </w:pPr>
      <w:r>
        <w:rPr>
          <w:rFonts w:hint="eastAsia"/>
          <w:lang w:eastAsia="zh-CN"/>
        </w:rPr>
        <w:t>意味深长地；值得注目地；</w:t>
      </w:r>
    </w:p>
  </w:comment>
  <w:comment w:id="327" w:author="lin_chen" w:date="2018-07-18T14:12:13Z" w:initials="">
    <w:p w14:paraId="65356462">
      <w:pPr>
        <w:pStyle w:val="3"/>
        <w:rPr>
          <w:rFonts w:hint="eastAsia" w:eastAsiaTheme="minorEastAsia"/>
          <w:lang w:eastAsia="zh-CN"/>
        </w:rPr>
      </w:pPr>
      <w:r>
        <w:rPr>
          <w:rFonts w:hint="eastAsia"/>
          <w:lang w:eastAsia="zh-CN"/>
        </w:rPr>
        <w:t>几个的；专有的；独占的；各自的；</w:t>
      </w:r>
    </w:p>
  </w:comment>
  <w:comment w:id="328" w:author="lin_chen" w:date="2018-07-18T14:14:55Z" w:initials="">
    <w:p w14:paraId="50A44213">
      <w:pPr>
        <w:pStyle w:val="3"/>
        <w:rPr>
          <w:rFonts w:hint="eastAsia" w:eastAsiaTheme="minorEastAsia"/>
          <w:lang w:eastAsia="zh-CN"/>
        </w:rPr>
      </w:pPr>
      <w:r>
        <w:rPr>
          <w:rFonts w:hint="eastAsia"/>
          <w:lang w:eastAsia="zh-CN"/>
        </w:rPr>
        <w:t>绝对地；完全地；独立地；</w:t>
      </w:r>
    </w:p>
  </w:comment>
  <w:comment w:id="329" w:author="lin_chen" w:date="2018-07-18T14:16:22Z" w:initials="">
    <w:p w14:paraId="62082BE2">
      <w:pPr>
        <w:pStyle w:val="3"/>
        <w:rPr>
          <w:rFonts w:hint="eastAsia" w:eastAsiaTheme="minorEastAsia"/>
          <w:lang w:eastAsia="zh-CN"/>
        </w:rPr>
      </w:pPr>
      <w:r>
        <w:rPr>
          <w:rFonts w:hint="eastAsia"/>
          <w:lang w:eastAsia="zh-CN"/>
        </w:rPr>
        <w:t>关键的；批评的</w:t>
      </w:r>
    </w:p>
  </w:comment>
  <w:comment w:id="330" w:author="lin_chen" w:date="2018-07-18T14:15:19Z" w:initials="">
    <w:p w14:paraId="4DA411E2">
      <w:pPr>
        <w:pStyle w:val="3"/>
        <w:rPr>
          <w:rFonts w:hint="eastAsia" w:eastAsiaTheme="minorEastAsia"/>
          <w:lang w:eastAsia="zh-CN"/>
        </w:rPr>
      </w:pPr>
      <w:r>
        <w:rPr>
          <w:rFonts w:hint="eastAsia"/>
          <w:lang w:eastAsia="zh-CN"/>
        </w:rPr>
        <w:t>聪明地；</w:t>
      </w:r>
    </w:p>
  </w:comment>
  <w:comment w:id="331" w:author="lin_chen" w:date="2018-07-18T14:23:05Z" w:initials="">
    <w:p w14:paraId="125831E0">
      <w:pPr>
        <w:pStyle w:val="3"/>
        <w:rPr>
          <w:rFonts w:hint="eastAsia" w:eastAsiaTheme="minorEastAsia"/>
          <w:lang w:val="en-US" w:eastAsia="zh-CN"/>
        </w:rPr>
      </w:pPr>
      <w:r>
        <w:rPr>
          <w:rFonts w:hint="eastAsia"/>
          <w:lang w:val="en-US" w:eastAsia="zh-CN"/>
        </w:rPr>
        <w:t>无精打采的（lazy的比较级）；不愿工作的</w:t>
      </w:r>
    </w:p>
  </w:comment>
  <w:comment w:id="332" w:author="lin_chen" w:date="2018-07-18T14:24:31Z" w:initials="">
    <w:p w14:paraId="33460E59">
      <w:pPr>
        <w:pStyle w:val="3"/>
        <w:rPr>
          <w:rFonts w:hint="eastAsia" w:eastAsiaTheme="minorEastAsia"/>
          <w:lang w:eastAsia="zh-CN"/>
        </w:rPr>
      </w:pPr>
      <w:r>
        <w:rPr>
          <w:rFonts w:hint="eastAsia"/>
          <w:lang w:eastAsia="zh-CN"/>
        </w:rPr>
        <w:t>使用；用法</w:t>
      </w:r>
    </w:p>
  </w:comment>
  <w:comment w:id="333" w:author="lin_chen" w:date="2018-07-18T14:24:45Z" w:initials="">
    <w:p w14:paraId="63646620">
      <w:pPr>
        <w:pStyle w:val="3"/>
        <w:rPr>
          <w:rFonts w:hint="eastAsia" w:eastAsiaTheme="minorEastAsia"/>
          <w:lang w:eastAsia="zh-CN"/>
        </w:rPr>
      </w:pPr>
      <w:r>
        <w:rPr>
          <w:rFonts w:hint="eastAsia"/>
          <w:lang w:eastAsia="zh-CN"/>
        </w:rPr>
        <w:t>战术；策略；</w:t>
      </w:r>
    </w:p>
  </w:comment>
  <w:comment w:id="334" w:author="lin_chen" w:date="2018-07-18T14:25:08Z" w:initials="">
    <w:p w14:paraId="5ADA7A0F">
      <w:pPr>
        <w:pStyle w:val="3"/>
        <w:rPr>
          <w:rFonts w:hint="eastAsia" w:eastAsiaTheme="minorEastAsia"/>
          <w:lang w:eastAsia="zh-CN"/>
        </w:rPr>
      </w:pPr>
      <w:r>
        <w:rPr>
          <w:rFonts w:hint="eastAsia"/>
          <w:lang w:eastAsia="zh-CN"/>
        </w:rPr>
        <w:t>表现；举止端正；自然反应；</w:t>
      </w:r>
    </w:p>
  </w:comment>
  <w:comment w:id="335" w:author="lin_chen" w:date="2018-07-18T14:25:46Z" w:initials="">
    <w:p w14:paraId="0C241981">
      <w:pPr>
        <w:pStyle w:val="3"/>
        <w:rPr>
          <w:rFonts w:hint="eastAsia" w:eastAsiaTheme="minorEastAsia"/>
          <w:lang w:eastAsia="zh-CN"/>
        </w:rPr>
      </w:pPr>
      <w:r>
        <w:rPr>
          <w:rFonts w:hint="eastAsia"/>
          <w:lang w:eastAsia="zh-CN"/>
        </w:rPr>
        <w:t>指数；倡导者；</w:t>
      </w:r>
    </w:p>
  </w:comment>
  <w:comment w:id="336" w:author="lin_chen" w:date="2018-07-18T19:23:52Z" w:initials="">
    <w:p w14:paraId="5F3F7369">
      <w:pPr>
        <w:pStyle w:val="3"/>
        <w:rPr>
          <w:rFonts w:hint="eastAsia" w:eastAsiaTheme="minorEastAsia"/>
          <w:lang w:eastAsia="zh-CN"/>
        </w:rPr>
      </w:pPr>
      <w:r>
        <w:rPr>
          <w:rFonts w:hint="eastAsia"/>
          <w:lang w:eastAsia="zh-CN"/>
        </w:rPr>
        <w:t>具有讽刺意味的；用反语的；冷嘲的；令人啼笑皆非的；</w:t>
      </w:r>
    </w:p>
  </w:comment>
  <w:comment w:id="337" w:author="lin_chen" w:date="2018-07-18T19:24:30Z" w:initials="">
    <w:p w14:paraId="0B7F593A">
      <w:pPr>
        <w:pStyle w:val="3"/>
        <w:rPr>
          <w:rFonts w:hint="eastAsia" w:eastAsiaTheme="minorEastAsia"/>
          <w:lang w:eastAsia="zh-CN"/>
        </w:rPr>
      </w:pPr>
      <w:r>
        <w:rPr>
          <w:rFonts w:hint="eastAsia"/>
          <w:lang w:eastAsia="zh-CN"/>
        </w:rPr>
        <w:t>努力；气力；努力的结果</w:t>
      </w:r>
    </w:p>
  </w:comment>
  <w:comment w:id="338" w:author="lin_chen" w:date="2018-07-18T19:29:05Z" w:initials="">
    <w:p w14:paraId="2CB24A03">
      <w:pPr>
        <w:pStyle w:val="3"/>
        <w:rPr>
          <w:rFonts w:hint="eastAsia" w:eastAsiaTheme="minorEastAsia"/>
          <w:lang w:eastAsia="zh-CN"/>
        </w:rPr>
      </w:pPr>
      <w:r>
        <w:rPr>
          <w:rFonts w:hint="eastAsia"/>
          <w:lang w:eastAsia="zh-CN"/>
        </w:rPr>
        <w:t>分开；分离；区分；</w:t>
      </w:r>
    </w:p>
  </w:comment>
  <w:comment w:id="339" w:author="lin_chen" w:date="2018-07-18T19:32:55Z" w:initials="">
    <w:p w14:paraId="56BE0F64">
      <w:pPr>
        <w:pStyle w:val="3"/>
        <w:rPr>
          <w:rFonts w:hint="eastAsia" w:eastAsiaTheme="minorEastAsia"/>
          <w:lang w:eastAsia="zh-CN"/>
        </w:rPr>
      </w:pPr>
      <w:r>
        <w:rPr>
          <w:rFonts w:hint="eastAsia"/>
          <w:lang w:eastAsia="zh-CN"/>
        </w:rPr>
        <w:t>援引；行驶；</w:t>
      </w:r>
    </w:p>
  </w:comment>
  <w:comment w:id="340" w:author="lin_chen" w:date="2018-07-18T19:32:28Z" w:initials="">
    <w:p w14:paraId="42E44351">
      <w:pPr>
        <w:pStyle w:val="3"/>
        <w:rPr>
          <w:rFonts w:hint="eastAsia" w:eastAsiaTheme="minorEastAsia"/>
          <w:lang w:eastAsia="zh-CN"/>
        </w:rPr>
      </w:pPr>
      <w:r>
        <w:rPr>
          <w:rFonts w:hint="eastAsia"/>
          <w:lang w:eastAsia="zh-CN"/>
        </w:rPr>
        <w:t>将来的；未来的；将来时；</w:t>
      </w:r>
    </w:p>
  </w:comment>
  <w:comment w:id="341" w:author="lin_chen" w:date="2018-07-18T19:34:58Z" w:initials="">
    <w:p w14:paraId="4C410CB9">
      <w:pPr>
        <w:pStyle w:val="3"/>
        <w:rPr>
          <w:rFonts w:hint="eastAsia" w:eastAsiaTheme="minorEastAsia"/>
          <w:lang w:eastAsia="zh-CN"/>
        </w:rPr>
      </w:pPr>
      <w:r>
        <w:rPr>
          <w:rFonts w:hint="eastAsia"/>
          <w:lang w:eastAsia="zh-CN"/>
        </w:rPr>
        <w:t>立即；马上；直接地</w:t>
      </w:r>
    </w:p>
  </w:comment>
  <w:comment w:id="342" w:author="lin_chen" w:date="2018-07-18T19:38:35Z" w:initials="">
    <w:p w14:paraId="5D4F1286">
      <w:pPr>
        <w:pStyle w:val="3"/>
        <w:rPr>
          <w:rFonts w:hint="eastAsia" w:eastAsiaTheme="minorEastAsia"/>
          <w:lang w:eastAsia="zh-CN"/>
        </w:rPr>
      </w:pPr>
      <w:r>
        <w:rPr>
          <w:rFonts w:hint="eastAsia"/>
          <w:lang w:eastAsia="zh-CN"/>
        </w:rPr>
        <w:t>延迟；耽搁；拖延；</w:t>
      </w:r>
    </w:p>
  </w:comment>
  <w:comment w:id="343" w:author="lin_chen" w:date="2018-07-18T19:38:58Z" w:initials="">
    <w:p w14:paraId="3E705F9B">
      <w:pPr>
        <w:pStyle w:val="3"/>
        <w:rPr>
          <w:rFonts w:hint="eastAsia" w:eastAsiaTheme="minorEastAsia"/>
          <w:lang w:eastAsia="zh-CN"/>
        </w:rPr>
      </w:pPr>
      <w:r>
        <w:rPr>
          <w:rFonts w:hint="eastAsia"/>
          <w:lang w:eastAsia="zh-CN"/>
        </w:rPr>
        <w:t>几个的；专有的，独占的；</w:t>
      </w:r>
    </w:p>
  </w:comment>
  <w:comment w:id="344" w:author="lin_chen" w:date="2018-07-18T19:49:30Z" w:initials="">
    <w:p w14:paraId="75C907B4">
      <w:pPr>
        <w:pStyle w:val="3"/>
        <w:rPr>
          <w:rFonts w:hint="eastAsia" w:eastAsiaTheme="minorEastAsia"/>
          <w:lang w:eastAsia="zh-CN"/>
        </w:rPr>
      </w:pPr>
      <w:r>
        <w:rPr>
          <w:rFonts w:hint="eastAsia"/>
          <w:lang w:eastAsia="zh-CN"/>
        </w:rPr>
        <w:t>落下；投下；降低；减少；放弃；</w:t>
      </w:r>
    </w:p>
  </w:comment>
  <w:comment w:id="345" w:author="lin_chen" w:date="2018-07-18T19:49:56Z" w:initials="">
    <w:p w14:paraId="2AF51C58">
      <w:pPr>
        <w:pStyle w:val="3"/>
        <w:rPr>
          <w:rFonts w:hint="eastAsia" w:eastAsiaTheme="minorEastAsia"/>
          <w:lang w:val="en-US" w:eastAsia="zh-CN"/>
        </w:rPr>
      </w:pPr>
      <w:r>
        <w:rPr>
          <w:rFonts w:hint="eastAsia"/>
          <w:lang w:eastAsia="zh-CN"/>
        </w:rPr>
        <w:t>发生；</w:t>
      </w:r>
      <w:r>
        <w:rPr>
          <w:rFonts w:hint="eastAsia"/>
          <w:lang w:val="en-US" w:eastAsia="zh-CN"/>
        </w:rPr>
        <w:t>occur的过去分词</w:t>
      </w:r>
    </w:p>
  </w:comment>
  <w:comment w:id="346" w:author="lin_chen" w:date="2018-07-18T20:22:29Z" w:initials="">
    <w:p w14:paraId="555A3A35">
      <w:pPr>
        <w:pStyle w:val="3"/>
        <w:rPr>
          <w:rFonts w:hint="eastAsia" w:eastAsiaTheme="minorEastAsia"/>
          <w:lang w:eastAsia="zh-CN"/>
        </w:rPr>
      </w:pPr>
      <w:r>
        <w:rPr>
          <w:rFonts w:hint="eastAsia"/>
          <w:lang w:eastAsia="zh-CN"/>
        </w:rPr>
        <w:t>依赖；依靠；信任；</w:t>
      </w:r>
    </w:p>
  </w:comment>
  <w:comment w:id="347" w:author="lin_chen" w:date="2018-07-18T20:23:01Z" w:initials="">
    <w:p w14:paraId="72297AAC">
      <w:pPr>
        <w:pStyle w:val="3"/>
        <w:rPr>
          <w:rFonts w:hint="eastAsia" w:eastAsiaTheme="minorEastAsia"/>
          <w:lang w:val="en-US" w:eastAsia="zh-CN"/>
        </w:rPr>
      </w:pPr>
      <w:r>
        <w:rPr>
          <w:rFonts w:hint="eastAsia"/>
          <w:lang w:eastAsia="zh-CN"/>
        </w:rPr>
        <w:t>弥补</w:t>
      </w:r>
      <w:r>
        <w:rPr>
          <w:rFonts w:hint="eastAsia"/>
          <w:lang w:val="en-US" w:eastAsia="zh-CN"/>
        </w:rPr>
        <w:t>...的不足，竭力维持；</w:t>
      </w:r>
    </w:p>
  </w:comment>
  <w:comment w:id="348" w:author="lin_chen" w:date="2018-07-18T19:55:21Z" w:initials="">
    <w:p w14:paraId="274B324B">
      <w:pPr>
        <w:pStyle w:val="3"/>
        <w:rPr>
          <w:rFonts w:hint="eastAsia" w:eastAsiaTheme="minorEastAsia"/>
          <w:lang w:eastAsia="zh-CN"/>
        </w:rPr>
      </w:pPr>
      <w:r>
        <w:rPr>
          <w:rFonts w:hint="eastAsia"/>
          <w:lang w:eastAsia="zh-CN"/>
        </w:rPr>
        <w:t>确保；担保获得；使获得；</w:t>
      </w:r>
    </w:p>
  </w:comment>
  <w:comment w:id="349" w:author="lin_chen" w:date="2018-07-18T19:56:00Z" w:initials="">
    <w:p w14:paraId="22CB6C87">
      <w:pPr>
        <w:pStyle w:val="3"/>
        <w:rPr>
          <w:rFonts w:hint="eastAsia" w:eastAsiaTheme="minorEastAsia"/>
          <w:lang w:eastAsia="zh-CN"/>
        </w:rPr>
      </w:pPr>
      <w:r>
        <w:rPr>
          <w:rFonts w:hint="eastAsia"/>
          <w:lang w:eastAsia="zh-CN"/>
        </w:rPr>
        <w:t>地带；区域，范围；地区，时区；</w:t>
      </w:r>
    </w:p>
  </w:comment>
  <w:comment w:id="350" w:author="lin_chen" w:date="2018-07-20T13:12:18Z" w:initials="">
    <w:p w14:paraId="427F5603">
      <w:pPr>
        <w:pStyle w:val="3"/>
        <w:rPr>
          <w:rFonts w:hint="eastAsia" w:eastAsiaTheme="minorEastAsia"/>
          <w:lang w:eastAsia="zh-CN"/>
        </w:rPr>
      </w:pPr>
      <w:r>
        <w:rPr>
          <w:rFonts w:hint="eastAsia"/>
          <w:lang w:eastAsia="zh-CN"/>
        </w:rPr>
        <w:t>免除；</w:t>
      </w:r>
    </w:p>
  </w:comment>
  <w:comment w:id="351" w:author="lin_chen" w:date="2018-07-20T13:12:59Z" w:initials="">
    <w:p w14:paraId="2DF81211">
      <w:pPr>
        <w:pStyle w:val="3"/>
        <w:rPr>
          <w:rFonts w:hint="eastAsia" w:eastAsiaTheme="minorEastAsia"/>
          <w:lang w:eastAsia="zh-CN"/>
        </w:rPr>
      </w:pPr>
      <w:r>
        <w:rPr>
          <w:rFonts w:hint="eastAsia"/>
          <w:lang w:eastAsia="zh-CN"/>
        </w:rPr>
        <w:t>换算；约束；使变为；使变弱；</w:t>
      </w:r>
    </w:p>
  </w:comment>
  <w:comment w:id="352" w:author="lin_chen" w:date="2018-07-20T13:13:35Z" w:initials="">
    <w:p w14:paraId="1D071D5F">
      <w:pPr>
        <w:pStyle w:val="3"/>
        <w:rPr>
          <w:rFonts w:hint="eastAsia" w:eastAsiaTheme="minorEastAsia"/>
          <w:lang w:eastAsia="zh-CN"/>
        </w:rPr>
      </w:pPr>
      <w:r>
        <w:rPr>
          <w:rFonts w:hint="eastAsia"/>
          <w:lang w:eastAsia="zh-CN"/>
        </w:rPr>
        <w:t>预定的；矜持的；储藏着的；</w:t>
      </w:r>
    </w:p>
  </w:comment>
  <w:comment w:id="353" w:author="lin_chen" w:date="2018-07-20T13:17:08Z" w:initials="">
    <w:p w14:paraId="17572EEB">
      <w:pPr>
        <w:pStyle w:val="3"/>
        <w:rPr>
          <w:rFonts w:hint="eastAsia" w:eastAsiaTheme="minorEastAsia"/>
          <w:lang w:eastAsia="zh-CN"/>
        </w:rPr>
      </w:pPr>
      <w:r>
        <w:rPr>
          <w:rFonts w:hint="eastAsia"/>
          <w:lang w:eastAsia="zh-CN"/>
        </w:rPr>
        <w:t>不可预测的；无法预言的；</w:t>
      </w:r>
    </w:p>
  </w:comment>
  <w:comment w:id="354" w:author="lin_chen" w:date="2018-07-20T13:27:20Z" w:initials="">
    <w:p w14:paraId="1DF051B3">
      <w:pPr>
        <w:pStyle w:val="3"/>
        <w:rPr>
          <w:rFonts w:hint="eastAsia" w:eastAsiaTheme="minorEastAsia"/>
          <w:lang w:eastAsia="zh-CN"/>
        </w:rPr>
      </w:pPr>
      <w:r>
        <w:rPr>
          <w:rFonts w:hint="eastAsia"/>
          <w:lang w:eastAsia="zh-CN"/>
        </w:rPr>
        <w:t>承担；假定，假设；想当然；采取；</w:t>
      </w:r>
    </w:p>
  </w:comment>
  <w:comment w:id="355" w:author="lin_chen" w:date="2018-07-20T13:35:15Z" w:initials="">
    <w:p w14:paraId="759504B8">
      <w:pPr>
        <w:pStyle w:val="3"/>
        <w:rPr>
          <w:rFonts w:hint="eastAsia" w:eastAsiaTheme="minorEastAsia"/>
          <w:lang w:eastAsia="zh-CN"/>
        </w:rPr>
      </w:pPr>
      <w:r>
        <w:rPr>
          <w:rFonts w:hint="eastAsia"/>
          <w:lang w:eastAsia="zh-CN"/>
        </w:rPr>
        <w:t>隐藏；隐瞒；隐匿处；隐藏手段；</w:t>
      </w:r>
    </w:p>
  </w:comment>
  <w:comment w:id="356" w:author="lin_chen" w:date="2018-07-20T13:35:59Z" w:initials="">
    <w:p w14:paraId="415F5C50">
      <w:pPr>
        <w:pStyle w:val="3"/>
        <w:rPr>
          <w:rFonts w:hint="eastAsia" w:eastAsiaTheme="minorEastAsia"/>
          <w:lang w:eastAsia="zh-CN"/>
        </w:rPr>
      </w:pPr>
      <w:r>
        <w:rPr>
          <w:rFonts w:hint="eastAsia"/>
          <w:lang w:eastAsia="zh-CN"/>
        </w:rPr>
        <w:t>合适的；恰好的；及时的；适时地；</w:t>
      </w:r>
    </w:p>
  </w:comment>
  <w:comment w:id="357" w:author="lin_chen" w:date="2018-07-20T13:51:07Z" w:initials="">
    <w:p w14:paraId="571136DD">
      <w:pPr>
        <w:pStyle w:val="3"/>
        <w:rPr>
          <w:rFonts w:hint="eastAsia" w:eastAsiaTheme="minorEastAsia"/>
          <w:lang w:eastAsia="zh-CN"/>
        </w:rPr>
      </w:pPr>
      <w:r>
        <w:rPr>
          <w:rFonts w:hint="eastAsia"/>
          <w:lang w:eastAsia="zh-CN"/>
        </w:rPr>
        <w:t>立刻；马上</w:t>
      </w:r>
    </w:p>
  </w:comment>
  <w:comment w:id="358" w:author="lin_chen" w:date="2018-07-20T13:51:51Z" w:initials="">
    <w:p w14:paraId="42E16860">
      <w:pPr>
        <w:pStyle w:val="3"/>
        <w:rPr>
          <w:rFonts w:hint="eastAsia" w:eastAsiaTheme="minorEastAsia"/>
          <w:lang w:val="en-US" w:eastAsia="zh-CN"/>
        </w:rPr>
      </w:pPr>
      <w:r>
        <w:rPr>
          <w:rFonts w:hint="eastAsia"/>
          <w:lang w:eastAsia="zh-CN"/>
        </w:rPr>
        <w:t>目击者，见证人</w:t>
      </w:r>
      <w:r>
        <w:rPr>
          <w:rFonts w:hint="eastAsia"/>
          <w:lang w:val="en-US" w:eastAsia="zh-CN"/>
        </w:rPr>
        <w:t>;证人；证据</w:t>
      </w:r>
    </w:p>
  </w:comment>
  <w:comment w:id="359" w:author="lin_chen" w:date="2018-07-20T13:52:28Z" w:initials="">
    <w:p w14:paraId="5ED81B84">
      <w:pPr>
        <w:pStyle w:val="3"/>
        <w:rPr>
          <w:rFonts w:hint="eastAsia" w:eastAsiaTheme="minorEastAsia"/>
          <w:lang w:eastAsia="zh-CN"/>
        </w:rPr>
      </w:pPr>
      <w:r>
        <w:rPr>
          <w:rFonts w:hint="eastAsia"/>
          <w:lang w:eastAsia="zh-CN"/>
        </w:rPr>
        <w:t>突然</w:t>
      </w:r>
    </w:p>
  </w:comment>
  <w:comment w:id="360" w:author="lin_chen" w:date="2018-07-20T13:58:49Z" w:initials="">
    <w:p w14:paraId="41FC5C11">
      <w:pPr>
        <w:pStyle w:val="3"/>
        <w:rPr>
          <w:rFonts w:hint="eastAsia" w:eastAsiaTheme="minorEastAsia"/>
          <w:lang w:eastAsia="zh-CN"/>
        </w:rPr>
      </w:pPr>
      <w:r>
        <w:rPr>
          <w:rFonts w:hint="eastAsia"/>
          <w:lang w:eastAsia="zh-CN"/>
        </w:rPr>
        <w:t>下决心，做出决定；决定，确定；判定，判决；</w:t>
      </w:r>
    </w:p>
  </w:comment>
  <w:comment w:id="361" w:author="lin_chen" w:date="2018-07-20T14:12:36Z" w:initials="">
    <w:p w14:paraId="2DD31DE7">
      <w:pPr>
        <w:pStyle w:val="3"/>
        <w:rPr>
          <w:rFonts w:hint="eastAsia" w:eastAsiaTheme="minorEastAsia"/>
          <w:lang w:val="en-US" w:eastAsia="zh-CN"/>
        </w:rPr>
      </w:pPr>
      <w:r>
        <w:rPr>
          <w:rFonts w:hint="eastAsia"/>
          <w:lang w:eastAsia="zh-CN"/>
        </w:rPr>
        <w:t>少数，少量，一把（的量）；难以控制的人；</w:t>
      </w:r>
    </w:p>
  </w:comment>
  <w:comment w:id="362" w:author="lin_chen" w:date="2018-07-20T14:33:28Z" w:initials="">
    <w:p w14:paraId="150A6CF6">
      <w:pPr>
        <w:pStyle w:val="3"/>
        <w:rPr>
          <w:rFonts w:hint="eastAsia" w:eastAsiaTheme="minorEastAsia"/>
          <w:lang w:eastAsia="zh-CN"/>
        </w:rPr>
      </w:pPr>
      <w:r>
        <w:rPr>
          <w:rFonts w:hint="eastAsia"/>
          <w:lang w:eastAsia="zh-CN"/>
        </w:rPr>
        <w:t>罕见的</w:t>
      </w:r>
      <w:r>
        <w:rPr>
          <w:rFonts w:hint="eastAsia"/>
          <w:lang w:val="en-US" w:eastAsia="zh-CN"/>
        </w:rPr>
        <w:t>,</w:t>
      </w:r>
      <w:r>
        <w:rPr>
          <w:rFonts w:hint="eastAsia"/>
          <w:lang w:eastAsia="zh-CN"/>
        </w:rPr>
        <w:t>特殊的；优秀的；不寻常的；</w:t>
      </w:r>
    </w:p>
  </w:comment>
  <w:comment w:id="363" w:author="lin_chen" w:date="2018-07-20T14:32:26Z" w:initials="">
    <w:p w14:paraId="6C3F15CB">
      <w:pPr>
        <w:pStyle w:val="3"/>
        <w:rPr>
          <w:rFonts w:hint="eastAsia" w:eastAsiaTheme="minorEastAsia"/>
          <w:lang w:eastAsia="zh-CN"/>
        </w:rPr>
      </w:pPr>
      <w:r>
        <w:rPr>
          <w:rFonts w:hint="eastAsia"/>
          <w:lang w:eastAsia="zh-CN"/>
        </w:rPr>
        <w:t>立刻，立即，马上；马上地；即刻地；</w:t>
      </w:r>
    </w:p>
  </w:comment>
  <w:comment w:id="364" w:author="lin_chen" w:date="2018-07-20T14:31:41Z" w:initials="">
    <w:p w14:paraId="3E4753AA">
      <w:pPr>
        <w:pStyle w:val="3"/>
        <w:rPr>
          <w:rFonts w:hint="eastAsia" w:eastAsiaTheme="minorEastAsia"/>
          <w:lang w:eastAsia="zh-CN"/>
        </w:rPr>
      </w:pPr>
      <w:r>
        <w:rPr>
          <w:rFonts w:hint="eastAsia"/>
          <w:lang w:eastAsia="zh-CN"/>
        </w:rPr>
        <w:t>部署；处理；处置；安排；</w:t>
      </w:r>
    </w:p>
  </w:comment>
  <w:comment w:id="365" w:author="lin_chen" w:date="2018-07-20T14:38:03Z" w:initials="">
    <w:p w14:paraId="075E384A">
      <w:pPr>
        <w:pStyle w:val="3"/>
        <w:rPr>
          <w:rFonts w:hint="eastAsia" w:eastAsiaTheme="minorEastAsia"/>
          <w:lang w:eastAsia="zh-CN"/>
        </w:rPr>
      </w:pPr>
      <w:r>
        <w:rPr>
          <w:rFonts w:hint="eastAsia"/>
          <w:lang w:eastAsia="zh-CN"/>
        </w:rPr>
        <w:t>作者；</w:t>
      </w:r>
    </w:p>
  </w:comment>
  <w:comment w:id="366" w:author="lin_chen" w:date="2018-07-20T14:38:25Z" w:initials="">
    <w:p w14:paraId="372862B6">
      <w:pPr>
        <w:pStyle w:val="3"/>
        <w:rPr>
          <w:rFonts w:hint="eastAsia" w:eastAsiaTheme="minorEastAsia"/>
          <w:lang w:eastAsia="zh-CN"/>
        </w:rPr>
      </w:pPr>
      <w:r>
        <w:rPr>
          <w:rFonts w:hint="eastAsia"/>
          <w:lang w:eastAsia="zh-CN"/>
        </w:rPr>
        <w:t>意识到，知道</w:t>
      </w:r>
    </w:p>
  </w:comment>
  <w:comment w:id="367" w:author="lin_chen" w:date="2018-07-20T14:50:02Z" w:initials="">
    <w:p w14:paraId="776C05D6">
      <w:pPr>
        <w:pStyle w:val="3"/>
        <w:rPr>
          <w:rFonts w:hint="eastAsia" w:eastAsiaTheme="minorEastAsia"/>
          <w:lang w:val="en-US" w:eastAsia="zh-CN"/>
        </w:rPr>
      </w:pPr>
      <w:r>
        <w:rPr>
          <w:rFonts w:hint="eastAsia"/>
          <w:lang w:val="en-US" w:eastAsia="zh-CN"/>
        </w:rPr>
        <w:t>几个的；专有的，独占的；各自的</w:t>
      </w:r>
    </w:p>
  </w:comment>
  <w:comment w:id="368" w:author="lin_chen" w:date="2018-07-20T15:03:45Z" w:initials="">
    <w:p w14:paraId="05EE04B4">
      <w:pPr>
        <w:pStyle w:val="3"/>
        <w:rPr>
          <w:rFonts w:hint="eastAsia" w:eastAsiaTheme="minorEastAsia"/>
          <w:lang w:eastAsia="zh-CN"/>
        </w:rPr>
      </w:pPr>
      <w:r>
        <w:rPr>
          <w:rFonts w:hint="eastAsia"/>
          <w:lang w:eastAsia="zh-CN"/>
        </w:rPr>
        <w:t>保存；保持，继续（</w:t>
      </w:r>
      <w:r>
        <w:rPr>
          <w:rFonts w:hint="eastAsia"/>
          <w:lang w:val="en-US" w:eastAsia="zh-CN"/>
        </w:rPr>
        <w:t>keep的过去时</w:t>
      </w:r>
      <w:r>
        <w:rPr>
          <w:rFonts w:hint="eastAsia"/>
          <w:lang w:eastAsia="zh-CN"/>
        </w:rPr>
        <w:t>）</w:t>
      </w:r>
    </w:p>
  </w:comment>
  <w:comment w:id="369" w:author="lin_chen" w:date="2018-07-20T15:04:28Z" w:initials="">
    <w:p w14:paraId="21D5597B">
      <w:pPr>
        <w:pStyle w:val="3"/>
        <w:rPr>
          <w:rFonts w:hint="eastAsia" w:eastAsiaTheme="minorEastAsia"/>
          <w:lang w:eastAsia="zh-CN"/>
        </w:rPr>
      </w:pPr>
      <w:r>
        <w:rPr>
          <w:rFonts w:hint="eastAsia"/>
          <w:lang w:eastAsia="zh-CN"/>
        </w:rPr>
        <w:t>巨大的；异常的；</w:t>
      </w:r>
    </w:p>
  </w:comment>
  <w:comment w:id="370" w:author="lin_chen" w:date="2018-07-20T15:04:47Z" w:initials="">
    <w:p w14:paraId="517C65B5">
      <w:pPr>
        <w:pStyle w:val="3"/>
        <w:rPr>
          <w:rFonts w:hint="eastAsia" w:eastAsiaTheme="minorEastAsia"/>
          <w:lang w:eastAsia="zh-CN"/>
        </w:rPr>
      </w:pPr>
      <w:r>
        <w:rPr>
          <w:rFonts w:hint="eastAsia"/>
          <w:lang w:eastAsia="zh-CN"/>
        </w:rPr>
        <w:t>宝贵的；珍贵的；</w:t>
      </w:r>
    </w:p>
  </w:comment>
  <w:comment w:id="371" w:author="lin_chen" w:date="2018-07-20T15:11:01Z" w:initials="">
    <w:p w14:paraId="2BA57D64">
      <w:pPr>
        <w:pStyle w:val="3"/>
        <w:rPr>
          <w:rFonts w:hint="eastAsia" w:eastAsiaTheme="minorEastAsia"/>
          <w:lang w:eastAsia="zh-CN"/>
        </w:rPr>
      </w:pPr>
      <w:r>
        <w:rPr>
          <w:rFonts w:hint="eastAsia"/>
          <w:lang w:eastAsia="zh-CN"/>
        </w:rPr>
        <w:t>确保；担保获得；使获得；使安全；</w:t>
      </w:r>
    </w:p>
  </w:comment>
  <w:comment w:id="372" w:author="lin_chen" w:date="2018-07-20T15:12:36Z" w:initials="">
    <w:p w14:paraId="67654BE1">
      <w:pPr>
        <w:pStyle w:val="3"/>
        <w:rPr>
          <w:rFonts w:hint="eastAsia" w:eastAsiaTheme="minorEastAsia"/>
          <w:lang w:eastAsia="zh-CN"/>
        </w:rPr>
      </w:pPr>
      <w:r>
        <w:rPr>
          <w:rFonts w:hint="eastAsia"/>
          <w:lang w:eastAsia="zh-CN"/>
        </w:rPr>
        <w:t>敏捷地；迅速地；</w:t>
      </w:r>
    </w:p>
    <w:p w14:paraId="504068A1">
      <w:pPr>
        <w:pStyle w:val="3"/>
      </w:pPr>
    </w:p>
  </w:comment>
  <w:comment w:id="373" w:author="lin_chen" w:date="2018-07-20T15:12:02Z" w:initials="">
    <w:p w14:paraId="684A635D">
      <w:pPr>
        <w:pStyle w:val="3"/>
        <w:rPr>
          <w:rFonts w:hint="eastAsia" w:eastAsiaTheme="minorEastAsia"/>
          <w:lang w:eastAsia="zh-CN"/>
        </w:rPr>
      </w:pPr>
      <w:r>
        <w:rPr>
          <w:rFonts w:hint="eastAsia"/>
          <w:lang w:eastAsia="zh-CN"/>
        </w:rPr>
        <w:t>准确地；恰好地；严谨地；</w:t>
      </w:r>
    </w:p>
  </w:comment>
  <w:comment w:id="374" w:author="lin_chen" w:date="2018-07-30T17:03:28Z" w:initials="">
    <w:p w14:paraId="10530A28">
      <w:pPr>
        <w:pStyle w:val="3"/>
        <w:rPr>
          <w:rFonts w:hint="eastAsia" w:eastAsiaTheme="minorEastAsia"/>
          <w:lang w:eastAsia="zh-CN"/>
        </w:rPr>
      </w:pPr>
      <w:r>
        <w:rPr>
          <w:rFonts w:hint="eastAsia"/>
          <w:lang w:eastAsia="zh-CN"/>
        </w:rPr>
        <w:t>特别的；详细的；独有的；挑剔的；特色，特点</w:t>
      </w:r>
    </w:p>
  </w:comment>
  <w:comment w:id="375" w:author="lin_chen" w:date="2018-07-30T17:07:42Z" w:initials="">
    <w:p w14:paraId="0E630172">
      <w:pPr>
        <w:pStyle w:val="3"/>
        <w:rPr>
          <w:rFonts w:hint="eastAsia" w:eastAsiaTheme="minorEastAsia"/>
          <w:lang w:eastAsia="zh-CN"/>
        </w:rPr>
      </w:pPr>
      <w:r>
        <w:rPr>
          <w:rFonts w:hint="eastAsia"/>
          <w:lang w:eastAsia="zh-CN"/>
        </w:rPr>
        <w:t>异步的；</w:t>
      </w:r>
    </w:p>
  </w:comment>
  <w:comment w:id="376" w:author="lin_chen" w:date="2018-07-30T17:07:58Z" w:initials="">
    <w:p w14:paraId="4D0A4519">
      <w:pPr>
        <w:pStyle w:val="3"/>
        <w:rPr>
          <w:rFonts w:hint="eastAsia" w:eastAsiaTheme="minorEastAsia"/>
          <w:lang w:eastAsia="zh-CN"/>
        </w:rPr>
      </w:pPr>
      <w:r>
        <w:rPr>
          <w:rFonts w:hint="eastAsia"/>
          <w:lang w:eastAsia="zh-CN"/>
        </w:rPr>
        <w:t>保证，担保，保证人，保证书；抵押品；</w:t>
      </w:r>
    </w:p>
  </w:comment>
  <w:comment w:id="377" w:author="lin_chen" w:date="2018-07-30T17:08:32Z" w:initials="">
    <w:p w14:paraId="425B22EB">
      <w:pPr>
        <w:pStyle w:val="3"/>
        <w:rPr>
          <w:rFonts w:hint="eastAsia" w:eastAsiaTheme="minorEastAsia"/>
          <w:lang w:eastAsia="zh-CN"/>
        </w:rPr>
      </w:pPr>
      <w:r>
        <w:rPr>
          <w:rFonts w:hint="eastAsia"/>
          <w:lang w:eastAsia="zh-CN"/>
        </w:rPr>
        <w:t>发生，出现；闪现</w:t>
      </w:r>
    </w:p>
  </w:comment>
  <w:comment w:id="378" w:author="lin_chen" w:date="2018-07-30T17:13:30Z" w:initials="">
    <w:p w14:paraId="23840246">
      <w:pPr>
        <w:pStyle w:val="3"/>
        <w:rPr>
          <w:rFonts w:hint="eastAsia" w:eastAsiaTheme="minorEastAsia"/>
          <w:lang w:eastAsia="zh-CN"/>
        </w:rPr>
      </w:pPr>
      <w:r>
        <w:rPr>
          <w:rFonts w:hint="eastAsia"/>
          <w:lang w:eastAsia="zh-CN"/>
        </w:rPr>
        <w:t>内地；内心地；国内地；本质的</w:t>
      </w:r>
    </w:p>
  </w:comment>
  <w:comment w:id="379" w:author="lin_chen" w:date="2018-07-30T17:14:08Z" w:initials="">
    <w:p w14:paraId="726129BE">
      <w:pPr>
        <w:pStyle w:val="3"/>
        <w:rPr>
          <w:rFonts w:hint="eastAsia" w:eastAsiaTheme="minorEastAsia"/>
          <w:lang w:eastAsia="zh-CN"/>
        </w:rPr>
      </w:pPr>
      <w:r>
        <w:rPr>
          <w:rFonts w:hint="eastAsia"/>
          <w:lang w:eastAsia="zh-CN"/>
        </w:rPr>
        <w:t>瞬间，顷刻；此刻；</w:t>
      </w:r>
    </w:p>
  </w:comment>
  <w:comment w:id="380" w:author="lin_chen" w:date="2018-07-30T17:19:15Z" w:initials="">
    <w:p w14:paraId="1C847AF2">
      <w:pPr>
        <w:pStyle w:val="3"/>
        <w:rPr>
          <w:rFonts w:hint="eastAsia" w:eastAsiaTheme="minorEastAsia"/>
          <w:lang w:val="en-US" w:eastAsia="zh-CN"/>
        </w:rPr>
      </w:pPr>
      <w:r>
        <w:rPr>
          <w:rFonts w:hint="eastAsia"/>
          <w:lang w:val="en-US" w:eastAsia="zh-CN"/>
        </w:rPr>
        <w:t>首选的；提出</w:t>
      </w:r>
    </w:p>
  </w:comment>
  <w:comment w:id="381" w:author="lin_chen" w:date="2018-08-02T18:33:27Z" w:initials="">
    <w:p w14:paraId="5F7C1DEF">
      <w:pPr>
        <w:pStyle w:val="3"/>
        <w:rPr>
          <w:rFonts w:hint="eastAsia" w:eastAsiaTheme="minorEastAsia"/>
          <w:lang w:eastAsia="zh-CN"/>
        </w:rPr>
      </w:pPr>
      <w:r>
        <w:rPr>
          <w:rFonts w:hint="eastAsia"/>
          <w:lang w:eastAsia="zh-CN"/>
        </w:rPr>
        <w:t>整体；</w:t>
      </w:r>
    </w:p>
  </w:comment>
  <w:comment w:id="382" w:author="lin_chen" w:date="2018-08-02T20:10:28Z" w:initials="">
    <w:p w14:paraId="046920D9">
      <w:pPr>
        <w:pStyle w:val="3"/>
        <w:rPr>
          <w:rFonts w:hint="eastAsia" w:eastAsiaTheme="minorEastAsia"/>
          <w:lang w:val="en-US" w:eastAsia="zh-CN"/>
        </w:rPr>
      </w:pPr>
      <w:r>
        <w:rPr>
          <w:rFonts w:hint="eastAsia"/>
          <w:lang w:val="en-US" w:eastAsia="zh-CN"/>
        </w:rPr>
        <w:t>值得</w:t>
      </w:r>
    </w:p>
  </w:comment>
  <w:comment w:id="383" w:author="lin_chen" w:date="2018-08-02T20:11:06Z" w:initials="">
    <w:p w14:paraId="551E75B2">
      <w:pPr>
        <w:pStyle w:val="3"/>
        <w:rPr>
          <w:rFonts w:hint="eastAsia" w:eastAsiaTheme="minorEastAsia"/>
          <w:lang w:eastAsia="zh-CN"/>
        </w:rPr>
      </w:pPr>
      <w:r>
        <w:rPr>
          <w:rFonts w:hint="eastAsia"/>
          <w:lang w:eastAsia="zh-CN"/>
        </w:rPr>
        <w:t>注释法；计算法；</w:t>
      </w:r>
    </w:p>
  </w:comment>
  <w:comment w:id="384" w:author="lin_chen" w:date="2018-08-02T20:11:36Z" w:initials="">
    <w:p w14:paraId="7F604771">
      <w:pPr>
        <w:pStyle w:val="3"/>
        <w:rPr>
          <w:rFonts w:hint="eastAsia" w:eastAsiaTheme="minorEastAsia"/>
          <w:lang w:eastAsia="zh-CN"/>
        </w:rPr>
      </w:pPr>
      <w:r>
        <w:rPr>
          <w:rFonts w:hint="eastAsia"/>
          <w:lang w:eastAsia="zh-CN"/>
        </w:rPr>
        <w:t>升级的；提升的</w:t>
      </w:r>
    </w:p>
  </w:comment>
  <w:comment w:id="385" w:author="lin_chen" w:date="2018-08-02T20:12:16Z" w:initials="">
    <w:p w14:paraId="7EFD28D0">
      <w:pPr>
        <w:pStyle w:val="3"/>
        <w:rPr>
          <w:rFonts w:hint="eastAsia" w:eastAsiaTheme="minorEastAsia"/>
          <w:lang w:eastAsia="zh-CN"/>
        </w:rPr>
      </w:pPr>
      <w:r>
        <w:rPr>
          <w:rFonts w:hint="eastAsia"/>
          <w:lang w:eastAsia="zh-CN"/>
        </w:rPr>
        <w:t>稍微，有点，相当，宁愿</w:t>
      </w:r>
    </w:p>
  </w:comment>
  <w:comment w:id="386" w:author="lin_chen" w:date="2018-08-02T20:12:38Z" w:initials="">
    <w:p w14:paraId="2DD87270">
      <w:pPr>
        <w:pStyle w:val="3"/>
        <w:rPr>
          <w:rFonts w:hint="eastAsia" w:eastAsiaTheme="minorEastAsia"/>
          <w:lang w:eastAsia="zh-CN"/>
        </w:rPr>
      </w:pPr>
      <w:r>
        <w:rPr>
          <w:rFonts w:hint="eastAsia"/>
          <w:lang w:eastAsia="zh-CN"/>
        </w:rPr>
        <w:t>意味深长地；值得注目地</w:t>
      </w:r>
    </w:p>
  </w:comment>
  <w:comment w:id="387" w:author="lin_chen" w:date="2018-08-02T20:24:37Z" w:initials="">
    <w:p w14:paraId="511E134B">
      <w:pPr>
        <w:pStyle w:val="3"/>
        <w:rPr>
          <w:rFonts w:hint="eastAsia" w:eastAsiaTheme="minorEastAsia"/>
          <w:lang w:eastAsia="zh-CN"/>
        </w:rPr>
      </w:pPr>
      <w:r>
        <w:rPr>
          <w:rFonts w:hint="eastAsia"/>
          <w:lang w:eastAsia="zh-CN"/>
        </w:rPr>
        <w:t>使用；用法；习惯；惯例；</w:t>
      </w:r>
    </w:p>
  </w:comment>
  <w:comment w:id="388" w:author="lin_chen" w:date="2018-08-02T20:24:58Z" w:initials="">
    <w:p w14:paraId="75366D8E">
      <w:pPr>
        <w:pStyle w:val="3"/>
        <w:rPr>
          <w:rFonts w:hint="eastAsia" w:eastAsiaTheme="minorEastAsia"/>
          <w:lang w:val="en-US" w:eastAsia="zh-CN"/>
        </w:rPr>
      </w:pPr>
      <w:r>
        <w:rPr>
          <w:rFonts w:hint="eastAsia"/>
          <w:lang w:eastAsia="zh-CN"/>
        </w:rPr>
        <w:t>把</w:t>
      </w:r>
      <w:r>
        <w:rPr>
          <w:rFonts w:hint="eastAsia"/>
          <w:lang w:val="en-US" w:eastAsia="zh-CN"/>
        </w:rPr>
        <w:t>...强加给，使承受</w:t>
      </w:r>
    </w:p>
  </w:comment>
  <w:comment w:id="389" w:author="lin_chen" w:date="2018-08-02T20:25:27Z" w:initials="">
    <w:p w14:paraId="36326B45">
      <w:pPr>
        <w:pStyle w:val="3"/>
        <w:rPr>
          <w:rFonts w:hint="eastAsia" w:eastAsiaTheme="minorEastAsia"/>
          <w:lang w:eastAsia="zh-CN"/>
        </w:rPr>
      </w:pPr>
      <w:r>
        <w:rPr>
          <w:rFonts w:hint="eastAsia"/>
          <w:lang w:eastAsia="zh-CN"/>
        </w:rPr>
        <w:t>往往；动辄；频繁地</w:t>
      </w:r>
    </w:p>
  </w:comment>
  <w:comment w:id="390" w:author="lin_chen" w:date="2018-08-02T20:26:04Z" w:initials="">
    <w:p w14:paraId="40CA118C">
      <w:pPr>
        <w:pStyle w:val="3"/>
        <w:rPr>
          <w:rFonts w:hint="eastAsia" w:eastAsiaTheme="minorEastAsia"/>
          <w:lang w:eastAsia="zh-CN"/>
        </w:rPr>
      </w:pPr>
      <w:r>
        <w:rPr>
          <w:rFonts w:hint="eastAsia"/>
          <w:lang w:eastAsia="zh-CN"/>
        </w:rPr>
        <w:t>困难的；硬的；有力的；</w:t>
      </w:r>
    </w:p>
  </w:comment>
  <w:comment w:id="391" w:author="lin_chen" w:date="2018-08-02T20:34:10Z" w:initials="">
    <w:p w14:paraId="78264E1E">
      <w:pPr>
        <w:pStyle w:val="3"/>
        <w:rPr>
          <w:rFonts w:hint="eastAsia" w:eastAsiaTheme="minorEastAsia"/>
          <w:lang w:eastAsia="zh-CN"/>
        </w:rPr>
      </w:pPr>
      <w:r>
        <w:rPr>
          <w:rFonts w:hint="eastAsia"/>
          <w:lang w:eastAsia="zh-CN"/>
        </w:rPr>
        <w:t>战术；策略，手段；</w:t>
      </w:r>
    </w:p>
  </w:comment>
  <w:comment w:id="392" w:author="lin_chen" w:date="2018-08-02T20:34:35Z" w:initials="">
    <w:p w14:paraId="4F025A75">
      <w:pPr>
        <w:pStyle w:val="3"/>
        <w:rPr>
          <w:rFonts w:hint="eastAsia" w:eastAsiaTheme="minorEastAsia"/>
          <w:lang w:eastAsia="zh-CN"/>
        </w:rPr>
      </w:pPr>
      <w:r>
        <w:rPr>
          <w:rFonts w:hint="eastAsia"/>
          <w:lang w:eastAsia="zh-CN"/>
        </w:rPr>
        <w:t>剩余物；其他人员；差数</w:t>
      </w:r>
    </w:p>
  </w:comment>
  <w:comment w:id="393" w:author="lin_chen" w:date="2018-08-02T20:35:08Z" w:initials="">
    <w:p w14:paraId="16F628DD">
      <w:pPr>
        <w:pStyle w:val="3"/>
        <w:rPr>
          <w:rFonts w:hint="eastAsia" w:eastAsiaTheme="minorEastAsia"/>
          <w:lang w:eastAsia="zh-CN"/>
        </w:rPr>
      </w:pPr>
      <w:r>
        <w:rPr>
          <w:rFonts w:hint="eastAsia"/>
          <w:lang w:eastAsia="zh-CN"/>
        </w:rPr>
        <w:t>覆盖，遮蔽；采访，报道；设计；包括；</w:t>
      </w:r>
    </w:p>
  </w:comment>
  <w:comment w:id="394" w:author="lin_chen" w:date="2018-08-02T20:35:45Z" w:initials="">
    <w:p w14:paraId="5EDE3324">
      <w:pPr>
        <w:pStyle w:val="3"/>
        <w:rPr>
          <w:rFonts w:hint="eastAsia" w:eastAsiaTheme="minorEastAsia"/>
          <w:lang w:eastAsia="zh-CN"/>
        </w:rPr>
      </w:pPr>
      <w:r>
        <w:rPr>
          <w:rFonts w:hint="eastAsia"/>
          <w:lang w:eastAsia="zh-CN"/>
        </w:rPr>
        <w:t>学说；理论；原理；推测；</w:t>
      </w:r>
    </w:p>
  </w:comment>
  <w:comment w:id="395" w:author="lin_chen" w:date="2018-08-02T20:37:25Z" w:initials="">
    <w:p w14:paraId="01C27FD1">
      <w:pPr>
        <w:pStyle w:val="3"/>
        <w:rPr>
          <w:rFonts w:hint="eastAsia" w:eastAsiaTheme="minorEastAsia"/>
          <w:lang w:eastAsia="zh-CN"/>
        </w:rPr>
      </w:pPr>
      <w:r>
        <w:rPr>
          <w:rFonts w:hint="eastAsia"/>
          <w:lang w:eastAsia="zh-CN"/>
        </w:rPr>
        <w:t>参数；基准数；</w:t>
      </w:r>
    </w:p>
  </w:comment>
  <w:comment w:id="396" w:author="lin_chen" w:date="2018-08-02T20:49:04Z" w:initials="">
    <w:p w14:paraId="51A41A06">
      <w:pPr>
        <w:pStyle w:val="3"/>
        <w:rPr>
          <w:rFonts w:hint="eastAsia" w:eastAsiaTheme="minorEastAsia"/>
          <w:lang w:eastAsia="zh-CN"/>
        </w:rPr>
      </w:pPr>
      <w:r>
        <w:rPr>
          <w:rFonts w:hint="eastAsia"/>
          <w:lang w:eastAsia="zh-CN"/>
        </w:rPr>
        <w:t>仅仅，只不过；只是</w:t>
      </w:r>
    </w:p>
  </w:comment>
  <w:comment w:id="397" w:author="lin_chen" w:date="2018-08-02T20:49:23Z" w:initials="">
    <w:p w14:paraId="66235978">
      <w:pPr>
        <w:pStyle w:val="3"/>
        <w:rPr>
          <w:rFonts w:hint="eastAsia" w:eastAsiaTheme="minorEastAsia"/>
          <w:lang w:eastAsia="zh-CN"/>
        </w:rPr>
      </w:pPr>
      <w:r>
        <w:rPr>
          <w:rFonts w:hint="eastAsia"/>
          <w:lang w:eastAsia="zh-CN"/>
        </w:rPr>
        <w:t>工具；家具；</w:t>
      </w:r>
    </w:p>
  </w:comment>
  <w:comment w:id="398" w:author="lin_chen" w:date="2018-08-02T20:49:42Z" w:initials="">
    <w:p w14:paraId="14D50321">
      <w:pPr>
        <w:pStyle w:val="3"/>
        <w:rPr>
          <w:rFonts w:hint="eastAsia" w:eastAsiaTheme="minorEastAsia"/>
          <w:lang w:eastAsia="zh-CN"/>
        </w:rPr>
      </w:pPr>
      <w:r>
        <w:rPr>
          <w:rFonts w:hint="eastAsia"/>
          <w:lang w:eastAsia="zh-CN"/>
        </w:rPr>
        <w:t>规格；说明书</w:t>
      </w:r>
    </w:p>
  </w:comment>
  <w:comment w:id="399" w:author="lin_chen" w:date="2018-08-03T13:15:18Z" w:initials="">
    <w:p w14:paraId="09BF509F">
      <w:pPr>
        <w:pStyle w:val="3"/>
        <w:rPr>
          <w:rFonts w:hint="eastAsia" w:eastAsiaTheme="minorEastAsia"/>
          <w:lang w:eastAsia="zh-CN"/>
        </w:rPr>
      </w:pPr>
      <w:r>
        <w:rPr>
          <w:rFonts w:hint="eastAsia"/>
          <w:lang w:eastAsia="zh-CN"/>
        </w:rPr>
        <w:t>预期发生的，期待中；预料</w:t>
      </w:r>
    </w:p>
  </w:comment>
  <w:comment w:id="400" w:author="lin_chen" w:date="2018-08-03T13:36:04Z" w:initials="">
    <w:p w14:paraId="685F1B55">
      <w:pPr>
        <w:pStyle w:val="3"/>
        <w:rPr>
          <w:rFonts w:hint="eastAsia" w:eastAsiaTheme="minorEastAsia"/>
          <w:lang w:eastAsia="zh-CN"/>
        </w:rPr>
      </w:pPr>
      <w:r>
        <w:rPr>
          <w:rFonts w:hint="eastAsia"/>
          <w:lang w:eastAsia="zh-CN"/>
        </w:rPr>
        <w:t>正常的；通常的，一般的；</w:t>
      </w:r>
    </w:p>
  </w:comment>
  <w:comment w:id="401" w:author="lin_chen" w:date="2018-08-03T13:43:13Z" w:initials="">
    <w:p w14:paraId="621B11CB">
      <w:pPr>
        <w:pStyle w:val="3"/>
        <w:rPr>
          <w:rFonts w:hint="eastAsia" w:eastAsiaTheme="minorEastAsia"/>
          <w:lang w:eastAsia="zh-CN"/>
        </w:rPr>
      </w:pPr>
      <w:r>
        <w:rPr>
          <w:rFonts w:hint="eastAsia"/>
          <w:lang w:eastAsia="zh-CN"/>
        </w:rPr>
        <w:t>原始的；发展水平低的；落后的；原生的</w:t>
      </w:r>
    </w:p>
  </w:comment>
  <w:comment w:id="403" w:author="lin_chen" w:date="2018-08-03T13:53:19Z" w:initials="">
    <w:p w14:paraId="551450E2">
      <w:pPr>
        <w:pStyle w:val="3"/>
        <w:rPr>
          <w:rFonts w:hint="eastAsia" w:eastAsiaTheme="minorEastAsia"/>
          <w:lang w:eastAsia="zh-CN"/>
        </w:rPr>
      </w:pPr>
      <w:r>
        <w:rPr>
          <w:rFonts w:hint="eastAsia"/>
          <w:lang w:eastAsia="zh-CN"/>
        </w:rPr>
        <w:t>立刻；马上</w:t>
      </w:r>
    </w:p>
  </w:comment>
  <w:comment w:id="402" w:author="lin_chen" w:date="2018-08-03T13:53:38Z" w:initials="">
    <w:p w14:paraId="5EB147D8">
      <w:pPr>
        <w:pStyle w:val="3"/>
        <w:rPr>
          <w:rFonts w:hint="eastAsia" w:eastAsiaTheme="minorEastAsia"/>
          <w:lang w:val="en-US" w:eastAsia="zh-CN"/>
        </w:rPr>
      </w:pPr>
      <w:r>
        <w:rPr>
          <w:rFonts w:hint="eastAsia"/>
          <w:lang w:eastAsia="zh-CN"/>
        </w:rPr>
        <w:t>一</w:t>
      </w:r>
      <w:r>
        <w:rPr>
          <w:rFonts w:hint="eastAsia"/>
          <w:lang w:val="en-US" w:eastAsia="zh-CN"/>
        </w:rPr>
        <w:t>...就，一经；</w:t>
      </w:r>
    </w:p>
  </w:comment>
  <w:comment w:id="404" w:author="lin_chen" w:date="2018-08-03T13:54:14Z" w:initials="">
    <w:p w14:paraId="675B452B">
      <w:pPr>
        <w:pStyle w:val="3"/>
        <w:rPr>
          <w:rFonts w:hint="eastAsia" w:eastAsiaTheme="minorEastAsia"/>
          <w:lang w:eastAsia="zh-CN"/>
        </w:rPr>
      </w:pPr>
      <w:r>
        <w:rPr>
          <w:rFonts w:hint="eastAsia"/>
          <w:lang w:eastAsia="zh-CN"/>
        </w:rPr>
        <w:t>暗示，暗指；暗指的，含蓄的；</w:t>
      </w:r>
    </w:p>
  </w:comment>
  <w:comment w:id="405" w:author="lin_chen" w:date="2018-08-03T13:55:21Z" w:initials="">
    <w:p w14:paraId="19433BE0">
      <w:pPr>
        <w:pStyle w:val="3"/>
        <w:rPr>
          <w:rFonts w:hint="eastAsia" w:eastAsiaTheme="minorEastAsia"/>
          <w:lang w:val="en-US" w:eastAsia="zh-CN"/>
        </w:rPr>
      </w:pPr>
      <w:r>
        <w:rPr>
          <w:rFonts w:hint="eastAsia"/>
          <w:lang w:val="en-US" w:eastAsia="zh-CN"/>
        </w:rPr>
        <w:t>幸存，活下来；比...活得长；</w:t>
      </w:r>
    </w:p>
  </w:comment>
  <w:comment w:id="406" w:author="lin_chen" w:date="2018-08-03T13:56:25Z" w:initials="">
    <w:p w14:paraId="02260BBA">
      <w:pPr>
        <w:pStyle w:val="3"/>
        <w:rPr>
          <w:rFonts w:hint="eastAsia" w:eastAsiaTheme="minorEastAsia"/>
          <w:lang w:eastAsia="zh-CN"/>
        </w:rPr>
      </w:pPr>
      <w:r>
        <w:rPr>
          <w:rFonts w:hint="eastAsia"/>
          <w:lang w:eastAsia="zh-CN"/>
        </w:rPr>
        <w:t>范围；眼界，见识；</w:t>
      </w:r>
    </w:p>
  </w:comment>
  <w:comment w:id="407" w:author="lin_chen" w:date="2018-08-03T14:01:40Z" w:initials="">
    <w:p w14:paraId="606E2C5E">
      <w:pPr>
        <w:pStyle w:val="3"/>
        <w:rPr>
          <w:rFonts w:hint="eastAsia" w:eastAsiaTheme="minorEastAsia"/>
          <w:lang w:eastAsia="zh-CN"/>
        </w:rPr>
      </w:pPr>
      <w:r>
        <w:rPr>
          <w:rFonts w:hint="eastAsia"/>
          <w:lang w:eastAsia="zh-CN"/>
        </w:rPr>
        <w:t>整数；</w:t>
      </w:r>
    </w:p>
  </w:comment>
  <w:comment w:id="408" w:author="lin_chen" w:date="2018-08-03T14:01:54Z" w:initials="">
    <w:p w14:paraId="5E245A83">
      <w:pPr>
        <w:pStyle w:val="3"/>
        <w:rPr>
          <w:rFonts w:hint="eastAsia" w:eastAsiaTheme="minorEastAsia"/>
          <w:lang w:eastAsia="zh-CN"/>
        </w:rPr>
      </w:pPr>
      <w:r>
        <w:rPr>
          <w:rFonts w:hint="eastAsia"/>
          <w:lang w:eastAsia="zh-CN"/>
        </w:rPr>
        <w:t>暂时的；</w:t>
      </w:r>
    </w:p>
  </w:comment>
  <w:comment w:id="409" w:author="lin_chen" w:date="2018-08-03T14:11:59Z" w:initials="">
    <w:p w14:paraId="50821F93">
      <w:pPr>
        <w:pStyle w:val="3"/>
        <w:rPr>
          <w:rFonts w:hint="eastAsia" w:eastAsiaTheme="minorEastAsia"/>
          <w:lang w:eastAsia="zh-CN"/>
        </w:rPr>
      </w:pPr>
      <w:r>
        <w:rPr>
          <w:rFonts w:hint="eastAsia"/>
          <w:lang w:eastAsia="zh-CN"/>
        </w:rPr>
        <w:t>提到，说起；提名表扬；</w:t>
      </w:r>
    </w:p>
  </w:comment>
  <w:comment w:id="410" w:author="lin_chen" w:date="2018-08-06T09:44:25Z" w:initials="">
    <w:p w14:paraId="09370F6D">
      <w:pPr>
        <w:pStyle w:val="3"/>
        <w:rPr>
          <w:rFonts w:hint="eastAsia" w:eastAsiaTheme="minorEastAsia"/>
          <w:lang w:eastAsia="zh-CN"/>
        </w:rPr>
      </w:pPr>
      <w:r>
        <w:rPr>
          <w:rFonts w:hint="eastAsia"/>
          <w:lang w:eastAsia="zh-CN"/>
        </w:rPr>
        <w:t>拿；接收；学习；取得；</w:t>
      </w:r>
    </w:p>
  </w:comment>
  <w:comment w:id="411" w:author="lin_chen" w:date="2018-08-06T09:45:06Z" w:initials="">
    <w:p w14:paraId="6E913529">
      <w:pPr>
        <w:pStyle w:val="3"/>
        <w:rPr>
          <w:rFonts w:hint="eastAsia" w:eastAsiaTheme="minorEastAsia"/>
          <w:lang w:eastAsia="zh-CN"/>
        </w:rPr>
      </w:pPr>
      <w:r>
        <w:rPr>
          <w:rFonts w:hint="eastAsia"/>
          <w:lang w:eastAsia="zh-CN"/>
        </w:rPr>
        <w:t>完全的；完整的；</w:t>
      </w:r>
    </w:p>
  </w:comment>
  <w:comment w:id="412" w:author="lin_chen" w:date="2018-08-06T09:45:32Z" w:initials="">
    <w:p w14:paraId="7A282F0E">
      <w:pPr>
        <w:pStyle w:val="3"/>
        <w:rPr>
          <w:rFonts w:hint="eastAsia" w:eastAsiaTheme="minorEastAsia"/>
          <w:lang w:eastAsia="zh-CN"/>
        </w:rPr>
      </w:pPr>
      <w:r>
        <w:rPr>
          <w:rFonts w:hint="eastAsia"/>
          <w:lang w:eastAsia="zh-CN"/>
        </w:rPr>
        <w:t>不知道的；未察觉到的；</w:t>
      </w:r>
    </w:p>
  </w:comment>
  <w:comment w:id="413" w:author="lin_chen" w:date="2018-08-06T09:45:54Z" w:initials="">
    <w:p w14:paraId="79C63B17">
      <w:pPr>
        <w:pStyle w:val="3"/>
        <w:rPr>
          <w:rFonts w:hint="eastAsia" w:eastAsiaTheme="minorEastAsia"/>
          <w:lang w:eastAsia="zh-CN"/>
        </w:rPr>
      </w:pPr>
      <w:r>
        <w:rPr>
          <w:rFonts w:hint="eastAsia"/>
          <w:lang w:eastAsia="zh-CN"/>
        </w:rPr>
        <w:t>存在</w:t>
      </w:r>
    </w:p>
  </w:comment>
  <w:comment w:id="414" w:author="lin_chen" w:date="2018-08-06T10:09:11Z" w:initials="">
    <w:p w14:paraId="0C9A40B6">
      <w:pPr>
        <w:pStyle w:val="3"/>
        <w:rPr>
          <w:rFonts w:hint="eastAsia" w:eastAsiaTheme="minorEastAsia"/>
          <w:lang w:eastAsia="zh-CN"/>
        </w:rPr>
      </w:pPr>
      <w:r>
        <w:rPr>
          <w:rFonts w:hint="eastAsia"/>
          <w:lang w:eastAsia="zh-CN"/>
        </w:rPr>
        <w:t>长期的；长远</w:t>
      </w:r>
    </w:p>
  </w:comment>
  <w:comment w:id="415" w:author="lin_chen" w:date="2018-08-06T10:59:20Z" w:initials="">
    <w:p w14:paraId="66F809C4">
      <w:pPr>
        <w:pStyle w:val="3"/>
        <w:rPr>
          <w:rFonts w:hint="eastAsia" w:eastAsiaTheme="minorEastAsia"/>
          <w:lang w:eastAsia="zh-CN"/>
        </w:rPr>
      </w:pPr>
      <w:r>
        <w:rPr>
          <w:rFonts w:hint="eastAsia"/>
          <w:lang w:eastAsia="zh-CN"/>
        </w:rPr>
        <w:t>从此；因此，所以；</w:t>
      </w:r>
    </w:p>
  </w:comment>
  <w:comment w:id="416" w:author="lin_chen" w:date="2018-08-06T11:28:21Z" w:initials="">
    <w:p w14:paraId="793C2BB0">
      <w:pPr>
        <w:pStyle w:val="3"/>
      </w:pPr>
    </w:p>
  </w:comment>
  <w:comment w:id="417" w:author="lin_chen" w:date="2018-08-06T15:21:54Z" w:initials="">
    <w:p w14:paraId="3A7F6B6F">
      <w:pPr>
        <w:pStyle w:val="3"/>
        <w:rPr>
          <w:rFonts w:hint="eastAsia" w:eastAsiaTheme="minorEastAsia"/>
          <w:lang w:eastAsia="zh-CN"/>
        </w:rPr>
      </w:pPr>
      <w:r>
        <w:rPr>
          <w:rFonts w:hint="eastAsia"/>
          <w:lang w:eastAsia="zh-CN"/>
        </w:rPr>
        <w:t>指定的；赋值的；</w:t>
      </w:r>
    </w:p>
  </w:comment>
  <w:comment w:id="418" w:author="lin_chen" w:date="2018-08-06T15:35:37Z" w:initials="">
    <w:p w14:paraId="1E4379C4">
      <w:pPr>
        <w:pStyle w:val="3"/>
        <w:rPr>
          <w:rFonts w:hint="eastAsia" w:eastAsiaTheme="minorEastAsia"/>
          <w:lang w:eastAsia="zh-CN"/>
        </w:rPr>
      </w:pPr>
      <w:r>
        <w:rPr>
          <w:rFonts w:hint="eastAsia"/>
          <w:lang w:eastAsia="zh-CN"/>
        </w:rPr>
        <w:t>只是；仅仅；只不过</w:t>
      </w:r>
    </w:p>
  </w:comment>
  <w:comment w:id="419" w:author="lin_chen" w:date="2018-08-06T15:34:56Z" w:initials="">
    <w:p w14:paraId="344712CE">
      <w:pPr>
        <w:pStyle w:val="3"/>
        <w:rPr>
          <w:rFonts w:hint="eastAsia" w:eastAsiaTheme="minorEastAsia"/>
          <w:lang w:eastAsia="zh-CN"/>
        </w:rPr>
      </w:pPr>
      <w:r>
        <w:rPr>
          <w:rFonts w:hint="eastAsia"/>
          <w:lang w:eastAsia="zh-CN"/>
        </w:rPr>
        <w:t>稍微，有点；相当，颇；宁愿；相反地；</w:t>
      </w:r>
    </w:p>
  </w:comment>
  <w:comment w:id="420" w:author="lin_chen" w:date="2018-08-06T15:52:07Z" w:initials="">
    <w:p w14:paraId="2C182300">
      <w:pPr>
        <w:pStyle w:val="3"/>
        <w:rPr>
          <w:rFonts w:hint="eastAsia" w:eastAsiaTheme="minorEastAsia"/>
          <w:lang w:eastAsia="zh-CN"/>
        </w:rPr>
      </w:pPr>
      <w:r>
        <w:rPr>
          <w:rFonts w:hint="eastAsia"/>
          <w:lang w:eastAsia="zh-CN"/>
        </w:rPr>
        <w:t>微秒的；巧妙的；敏感的；狡猾的；</w:t>
      </w:r>
    </w:p>
  </w:comment>
  <w:comment w:id="421" w:author="lin_chen" w:date="2018-08-06T15:52:48Z" w:initials="">
    <w:p w14:paraId="022364F5">
      <w:pPr>
        <w:pStyle w:val="3"/>
        <w:rPr>
          <w:rFonts w:hint="eastAsia" w:eastAsiaTheme="minorEastAsia"/>
          <w:lang w:eastAsia="zh-CN"/>
        </w:rPr>
      </w:pPr>
      <w:r>
        <w:rPr>
          <w:rFonts w:hint="eastAsia"/>
          <w:lang w:eastAsia="zh-CN"/>
        </w:rPr>
        <w:t>最后，最终；基本上；根本；</w:t>
      </w:r>
    </w:p>
  </w:comment>
  <w:comment w:id="422" w:author="lin_chen" w:date="2018-08-06T15:55:04Z" w:initials="">
    <w:p w14:paraId="0A4D46B9">
      <w:pPr>
        <w:pStyle w:val="3"/>
        <w:rPr>
          <w:rFonts w:hint="eastAsia" w:eastAsiaTheme="minorEastAsia"/>
          <w:lang w:eastAsia="zh-CN"/>
        </w:rPr>
      </w:pPr>
      <w:r>
        <w:rPr>
          <w:rFonts w:hint="eastAsia"/>
          <w:lang w:eastAsia="zh-CN"/>
        </w:rPr>
        <w:t>机会；适当的时机；良级；有利的条件</w:t>
      </w:r>
    </w:p>
  </w:comment>
  <w:comment w:id="423" w:author="lin_chen" w:date="2018-08-06T15:56:03Z" w:initials="">
    <w:p w14:paraId="6C631A7A">
      <w:pPr>
        <w:pStyle w:val="3"/>
        <w:rPr>
          <w:rFonts w:hint="eastAsia" w:eastAsiaTheme="minorEastAsia"/>
          <w:lang w:eastAsia="zh-CN"/>
        </w:rPr>
      </w:pPr>
      <w:r>
        <w:rPr>
          <w:rFonts w:hint="eastAsia"/>
          <w:lang w:eastAsia="zh-CN"/>
        </w:rPr>
        <w:t>形成，造成；产生；</w:t>
      </w:r>
    </w:p>
  </w:comment>
  <w:comment w:id="424" w:author="lin_chen" w:date="2018-08-06T16:05:14Z" w:initials="">
    <w:p w14:paraId="08D675CC">
      <w:pPr>
        <w:pStyle w:val="3"/>
        <w:rPr>
          <w:rFonts w:hint="eastAsia" w:eastAsiaTheme="minorEastAsia"/>
          <w:lang w:eastAsia="zh-CN"/>
        </w:rPr>
      </w:pPr>
      <w:r>
        <w:rPr>
          <w:rFonts w:hint="eastAsia"/>
          <w:lang w:eastAsia="zh-CN"/>
        </w:rPr>
        <w:t>情况；形势；状况；局势；</w:t>
      </w:r>
    </w:p>
  </w:comment>
  <w:comment w:id="425" w:author="lin_chen" w:date="2018-08-06T16:22:14Z" w:initials="">
    <w:p w14:paraId="30A87BD7">
      <w:pPr>
        <w:pStyle w:val="3"/>
        <w:rPr>
          <w:rFonts w:hint="eastAsia" w:eastAsiaTheme="minorEastAsia"/>
          <w:lang w:eastAsia="zh-CN"/>
        </w:rPr>
      </w:pPr>
      <w:r>
        <w:rPr>
          <w:rFonts w:hint="eastAsia"/>
          <w:lang w:eastAsia="zh-CN"/>
        </w:rPr>
        <w:t>表面上地</w:t>
      </w:r>
    </w:p>
  </w:comment>
  <w:comment w:id="426" w:author="lin_chen" w:date="2018-08-06T16:22:31Z" w:initials="">
    <w:p w14:paraId="31767229">
      <w:pPr>
        <w:pStyle w:val="3"/>
        <w:rPr>
          <w:rFonts w:hint="eastAsia" w:eastAsiaTheme="minorEastAsia"/>
          <w:lang w:eastAsia="zh-CN"/>
        </w:rPr>
      </w:pPr>
      <w:r>
        <w:rPr>
          <w:rFonts w:hint="eastAsia"/>
          <w:lang w:eastAsia="zh-CN"/>
        </w:rPr>
        <w:t>事件；问题；重要性；</w:t>
      </w:r>
    </w:p>
  </w:comment>
  <w:comment w:id="427" w:author="lin_chen" w:date="2018-08-06T16:23:16Z" w:initials="">
    <w:p w14:paraId="7EF73D0F">
      <w:pPr>
        <w:pStyle w:val="3"/>
        <w:rPr>
          <w:rFonts w:hint="eastAsia" w:eastAsiaTheme="minorEastAsia"/>
          <w:lang w:eastAsia="zh-CN"/>
        </w:rPr>
      </w:pPr>
      <w:r>
        <w:rPr>
          <w:rFonts w:hint="eastAsia"/>
          <w:lang w:eastAsia="zh-CN"/>
        </w:rPr>
        <w:t>遗骨，遗体，残骸，残余；留下；保持；留待；</w:t>
      </w:r>
    </w:p>
  </w:comment>
  <w:comment w:id="428" w:author="lin_chen" w:date="2018-08-07T13:39:17Z" w:initials="">
    <w:p w14:paraId="4D770793">
      <w:pPr>
        <w:pStyle w:val="3"/>
        <w:rPr>
          <w:rFonts w:hint="eastAsia" w:eastAsiaTheme="minorEastAsia"/>
          <w:lang w:val="en-US" w:eastAsia="zh-CN"/>
        </w:rPr>
      </w:pPr>
      <w:r>
        <w:rPr>
          <w:rFonts w:hint="eastAsia"/>
          <w:lang w:eastAsia="zh-CN"/>
        </w:rPr>
        <w:t>复制出的，复写书的；复印；重复</w:t>
      </w:r>
    </w:p>
  </w:comment>
  <w:comment w:id="429" w:author="lin_chen" w:date="2018-08-07T13:42:24Z" w:initials="">
    <w:p w14:paraId="4D0D3C95">
      <w:pPr>
        <w:pStyle w:val="3"/>
        <w:rPr>
          <w:rFonts w:hint="eastAsia" w:eastAsiaTheme="minorEastAsia"/>
          <w:lang w:eastAsia="zh-CN"/>
        </w:rPr>
      </w:pPr>
      <w:r>
        <w:rPr>
          <w:rFonts w:hint="eastAsia"/>
          <w:lang w:eastAsia="zh-CN"/>
        </w:rPr>
        <w:t>被称为，公认为</w:t>
      </w:r>
    </w:p>
  </w:comment>
  <w:comment w:id="430" w:author="lin_chen" w:date="2018-08-07T13:48:58Z" w:initials="">
    <w:p w14:paraId="739E61A1">
      <w:pPr>
        <w:pStyle w:val="3"/>
        <w:rPr>
          <w:rFonts w:hint="eastAsia" w:eastAsiaTheme="minorEastAsia"/>
          <w:lang w:eastAsia="zh-CN"/>
        </w:rPr>
      </w:pPr>
      <w:r>
        <w:rPr>
          <w:rFonts w:hint="eastAsia"/>
          <w:lang w:eastAsia="zh-CN"/>
        </w:rPr>
        <w:t>体系结构；建筑学；建筑风格</w:t>
      </w:r>
    </w:p>
  </w:comment>
  <w:comment w:id="431" w:author="lin_chen" w:date="2018-08-07T13:52:01Z" w:initials="">
    <w:p w14:paraId="73F22969">
      <w:pPr>
        <w:pStyle w:val="3"/>
        <w:rPr>
          <w:rFonts w:hint="eastAsia" w:eastAsiaTheme="minorEastAsia"/>
          <w:lang w:val="en-US" w:eastAsia="zh-CN"/>
        </w:rPr>
      </w:pPr>
      <w:r>
        <w:rPr>
          <w:rFonts w:hint="eastAsia"/>
          <w:lang w:val="en-US" w:eastAsia="zh-CN"/>
        </w:rPr>
        <w:t>不顾后果地；不管怎样；</w:t>
      </w:r>
    </w:p>
  </w:comment>
  <w:comment w:id="432" w:author="lin_chen" w:date="2018-08-07T13:58:45Z" w:initials="">
    <w:p w14:paraId="325E0309">
      <w:pPr>
        <w:pStyle w:val="3"/>
        <w:rPr>
          <w:rFonts w:hint="eastAsia" w:eastAsiaTheme="minorEastAsia"/>
          <w:lang w:val="en-US" w:eastAsia="zh-CN"/>
        </w:rPr>
      </w:pPr>
      <w:r>
        <w:rPr>
          <w:rFonts w:hint="eastAsia"/>
          <w:lang w:val="en-US" w:eastAsia="zh-CN"/>
        </w:rPr>
        <w:t>同时</w:t>
      </w:r>
    </w:p>
  </w:comment>
  <w:comment w:id="433" w:author="lin_chen" w:date="2018-08-07T14:14:35Z" w:initials="">
    <w:p w14:paraId="4BD15484">
      <w:pPr>
        <w:pStyle w:val="3"/>
        <w:rPr>
          <w:rFonts w:hint="eastAsia" w:eastAsiaTheme="minorEastAsia"/>
          <w:lang w:eastAsia="zh-CN"/>
        </w:rPr>
      </w:pPr>
      <w:r>
        <w:rPr>
          <w:rFonts w:hint="eastAsia"/>
          <w:lang w:eastAsia="zh-CN"/>
        </w:rPr>
        <w:t>部分；节；部件；</w:t>
      </w:r>
    </w:p>
  </w:comment>
  <w:comment w:id="434" w:author="lin_chen" w:date="2018-08-07T14:27:00Z" w:initials="">
    <w:p w14:paraId="2A4C421D">
      <w:pPr>
        <w:pStyle w:val="3"/>
        <w:rPr>
          <w:rFonts w:hint="eastAsia" w:eastAsiaTheme="minorEastAsia"/>
          <w:lang w:eastAsia="zh-CN"/>
        </w:rPr>
      </w:pPr>
      <w:r>
        <w:rPr>
          <w:rFonts w:hint="eastAsia"/>
          <w:lang w:eastAsia="zh-CN"/>
        </w:rPr>
        <w:t>明显的，清楚的；卓越的，不寻常的；</w:t>
      </w:r>
    </w:p>
  </w:comment>
  <w:comment w:id="435" w:author="lin_chen" w:date="2018-08-07T14:39:29Z" w:initials="">
    <w:p w14:paraId="3A073176">
      <w:pPr>
        <w:pStyle w:val="3"/>
        <w:rPr>
          <w:rFonts w:hint="eastAsia" w:eastAsiaTheme="minorEastAsia"/>
          <w:lang w:eastAsia="zh-CN"/>
        </w:rPr>
      </w:pPr>
      <w:r>
        <w:rPr>
          <w:rFonts w:hint="eastAsia"/>
          <w:lang w:eastAsia="zh-CN"/>
        </w:rPr>
        <w:t>位置；情况；局面；情景</w:t>
      </w:r>
    </w:p>
  </w:comment>
  <w:comment w:id="436" w:author="lin_chen" w:date="2018-08-07T14:39:49Z" w:initials="">
    <w:p w14:paraId="2CD36E96">
      <w:pPr>
        <w:pStyle w:val="3"/>
        <w:rPr>
          <w:rFonts w:hint="eastAsia" w:eastAsiaTheme="minorEastAsia"/>
          <w:lang w:eastAsia="zh-CN"/>
        </w:rPr>
      </w:pPr>
      <w:r>
        <w:rPr>
          <w:rFonts w:hint="eastAsia"/>
          <w:lang w:eastAsia="zh-CN"/>
        </w:rPr>
        <w:t>发生；出现</w:t>
      </w:r>
    </w:p>
  </w:comment>
  <w:comment w:id="437" w:author="lin_chen" w:date="2018-08-07T14:55:48Z" w:initials="">
    <w:p w14:paraId="657A4A4E">
      <w:pPr>
        <w:pStyle w:val="3"/>
        <w:rPr>
          <w:rFonts w:hint="eastAsia" w:eastAsiaTheme="minorEastAsia"/>
          <w:lang w:eastAsia="zh-CN"/>
        </w:rPr>
      </w:pPr>
      <w:r>
        <w:rPr>
          <w:rFonts w:hint="eastAsia"/>
          <w:lang w:eastAsia="zh-CN"/>
        </w:rPr>
        <w:t>方便的；手边的，附近的；</w:t>
      </w:r>
    </w:p>
  </w:comment>
  <w:comment w:id="438" w:author="lin_chen" w:date="2018-08-07T14:56:20Z" w:initials="">
    <w:p w14:paraId="33290491">
      <w:pPr>
        <w:pStyle w:val="3"/>
        <w:rPr>
          <w:rFonts w:hint="eastAsia" w:eastAsiaTheme="minorEastAsia"/>
          <w:lang w:eastAsia="zh-CN"/>
        </w:rPr>
      </w:pPr>
      <w:r>
        <w:rPr>
          <w:rFonts w:hint="eastAsia"/>
          <w:lang w:eastAsia="zh-CN"/>
        </w:rPr>
        <w:t>入口，出口；接近，进入；</w:t>
      </w:r>
    </w:p>
  </w:comment>
  <w:comment w:id="439" w:author="lin_chen" w:date="2018-08-07T14:55:00Z" w:initials="">
    <w:p w14:paraId="052C2ABA">
      <w:pPr>
        <w:pStyle w:val="3"/>
        <w:rPr>
          <w:rFonts w:hint="eastAsia" w:eastAsiaTheme="minorEastAsia"/>
          <w:lang w:eastAsia="zh-CN"/>
        </w:rPr>
      </w:pPr>
      <w:r>
        <w:rPr>
          <w:rFonts w:hint="eastAsia"/>
          <w:lang w:eastAsia="zh-CN"/>
        </w:rPr>
        <w:t>即，也就是；换句话说</w:t>
      </w:r>
    </w:p>
  </w:comment>
  <w:comment w:id="440" w:author="lin_chen" w:date="2018-08-07T15:05:44Z" w:initials="">
    <w:p w14:paraId="418110D7">
      <w:pPr>
        <w:pStyle w:val="3"/>
        <w:rPr>
          <w:rFonts w:hint="eastAsia" w:eastAsiaTheme="minorEastAsia"/>
          <w:lang w:eastAsia="zh-CN"/>
        </w:rPr>
      </w:pPr>
      <w:r>
        <w:rPr>
          <w:rFonts w:hint="eastAsia"/>
          <w:lang w:eastAsia="zh-CN"/>
        </w:rPr>
        <w:t>可能，大概</w:t>
      </w:r>
    </w:p>
  </w:comment>
  <w:comment w:id="441" w:author="lin_chen" w:date="2018-08-07T15:06:32Z" w:initials="">
    <w:p w14:paraId="7D10066F">
      <w:pPr>
        <w:pStyle w:val="3"/>
        <w:rPr>
          <w:rFonts w:hint="eastAsia" w:eastAsiaTheme="minorEastAsia"/>
          <w:lang w:val="en-US" w:eastAsia="zh-CN"/>
        </w:rPr>
      </w:pPr>
      <w:r>
        <w:rPr>
          <w:rFonts w:hint="eastAsia"/>
          <w:lang w:val="en-US" w:eastAsia="zh-CN"/>
        </w:rPr>
        <w:t>取得；承担，担任；假设，假定；</w:t>
      </w:r>
    </w:p>
  </w:comment>
  <w:comment w:id="442" w:author="lin_chen" w:date="2018-08-07T16:04:08Z" w:initials="">
    <w:p w14:paraId="0A832A61">
      <w:pPr>
        <w:pStyle w:val="3"/>
        <w:rPr>
          <w:rFonts w:hint="eastAsia" w:eastAsiaTheme="minorEastAsia"/>
          <w:lang w:eastAsia="zh-CN"/>
        </w:rPr>
      </w:pPr>
      <w:r>
        <w:rPr>
          <w:rFonts w:hint="eastAsia"/>
          <w:lang w:eastAsia="zh-CN"/>
        </w:rPr>
        <w:t>处理；探讨；对待</w:t>
      </w:r>
    </w:p>
  </w:comment>
  <w:comment w:id="443" w:author="lin_chen" w:date="2018-08-07T16:05:07Z" w:initials="">
    <w:p w14:paraId="3D1C1ECB">
      <w:pPr>
        <w:pStyle w:val="3"/>
        <w:rPr>
          <w:rFonts w:hint="eastAsia" w:eastAsiaTheme="minorEastAsia"/>
          <w:lang w:eastAsia="zh-CN"/>
        </w:rPr>
      </w:pPr>
      <w:r>
        <w:rPr>
          <w:rFonts w:hint="eastAsia"/>
          <w:lang w:eastAsia="zh-CN"/>
        </w:rPr>
        <w:t>继承；遗传；遗产</w:t>
      </w:r>
    </w:p>
  </w:comment>
  <w:comment w:id="444" w:author="lin_chen" w:date="2018-08-07T16:05:47Z" w:initials="">
    <w:p w14:paraId="66F9251C">
      <w:pPr>
        <w:pStyle w:val="3"/>
        <w:rPr>
          <w:rFonts w:hint="eastAsia" w:eastAsiaTheme="minorEastAsia"/>
          <w:lang w:eastAsia="zh-CN"/>
        </w:rPr>
      </w:pPr>
      <w:r>
        <w:rPr>
          <w:rFonts w:hint="eastAsia"/>
          <w:lang w:eastAsia="zh-CN"/>
        </w:rPr>
        <w:t>构造器；</w:t>
      </w:r>
    </w:p>
  </w:comment>
  <w:comment w:id="445" w:author="lin_chen" w:date="2018-08-07T16:06:00Z" w:initials="">
    <w:p w14:paraId="169F2BB9">
      <w:pPr>
        <w:pStyle w:val="3"/>
        <w:rPr>
          <w:rFonts w:hint="eastAsia" w:eastAsiaTheme="minorEastAsia"/>
          <w:lang w:eastAsia="zh-CN"/>
        </w:rPr>
      </w:pPr>
      <w:r>
        <w:rPr>
          <w:rFonts w:hint="eastAsia"/>
          <w:lang w:eastAsia="zh-CN"/>
        </w:rPr>
        <w:t>越控；否决</w:t>
      </w:r>
    </w:p>
  </w:comment>
  <w:comment w:id="446" w:author="lin_chen" w:date="2018-08-07T16:14:26Z" w:initials="">
    <w:p w14:paraId="75CB61E9">
      <w:pPr>
        <w:pStyle w:val="3"/>
        <w:rPr>
          <w:rFonts w:hint="eastAsia" w:eastAsiaTheme="minorEastAsia"/>
          <w:lang w:val="en-US" w:eastAsia="zh-CN"/>
        </w:rPr>
      </w:pPr>
      <w:r>
        <w:rPr>
          <w:rFonts w:hint="eastAsia"/>
          <w:lang w:val="en-US" w:eastAsia="zh-CN"/>
        </w:rPr>
        <w:t>约束；限制；束缚；</w:t>
      </w:r>
    </w:p>
  </w:comment>
  <w:comment w:id="447" w:author="lin_chen" w:date="2018-08-07T16:15:29Z" w:initials="">
    <w:p w14:paraId="7BD54BD6">
      <w:pPr>
        <w:pStyle w:val="3"/>
        <w:rPr>
          <w:rFonts w:hint="eastAsia" w:eastAsiaTheme="minorEastAsia"/>
          <w:lang w:eastAsia="zh-CN"/>
        </w:rPr>
      </w:pPr>
      <w:r>
        <w:rPr>
          <w:rFonts w:hint="eastAsia"/>
          <w:lang w:eastAsia="zh-CN"/>
        </w:rPr>
        <w:t>假设，假定；承担；</w:t>
      </w:r>
    </w:p>
  </w:comment>
  <w:comment w:id="448" w:author="lin_chen" w:date="2018-08-07T16:22:15Z" w:initials="">
    <w:p w14:paraId="782D5FE8">
      <w:pPr>
        <w:pStyle w:val="3"/>
        <w:rPr>
          <w:rFonts w:hint="eastAsia" w:eastAsiaTheme="minorEastAsia"/>
          <w:lang w:eastAsia="zh-CN"/>
        </w:rPr>
      </w:pPr>
      <w:r>
        <w:rPr>
          <w:rFonts w:hint="eastAsia"/>
          <w:lang w:eastAsia="zh-CN"/>
        </w:rPr>
        <w:t>意志；目的；作用；行动；</w:t>
      </w:r>
    </w:p>
  </w:comment>
  <w:comment w:id="449" w:author="lin_chen" w:date="2018-08-07T16:22:42Z" w:initials="">
    <w:p w14:paraId="5DB83FD2">
      <w:pPr>
        <w:pStyle w:val="3"/>
        <w:rPr>
          <w:rFonts w:hint="eastAsia" w:eastAsiaTheme="minorEastAsia"/>
          <w:lang w:eastAsia="zh-CN"/>
        </w:rPr>
      </w:pPr>
      <w:r>
        <w:rPr>
          <w:rFonts w:hint="eastAsia"/>
          <w:lang w:eastAsia="zh-CN"/>
        </w:rPr>
        <w:t>一滴；一抹；弄错；</w:t>
      </w:r>
    </w:p>
  </w:comment>
  <w:comment w:id="450" w:author="lin_chen" w:date="2018-08-07T19:44:37Z" w:initials="">
    <w:p w14:paraId="3E1772F6">
      <w:pPr>
        <w:pStyle w:val="3"/>
        <w:rPr>
          <w:rFonts w:hint="eastAsia" w:eastAsiaTheme="minorEastAsia"/>
          <w:lang w:eastAsia="zh-CN"/>
        </w:rPr>
      </w:pPr>
      <w:r>
        <w:rPr>
          <w:rFonts w:hint="eastAsia"/>
          <w:lang w:eastAsia="zh-CN"/>
        </w:rPr>
        <w:t>束，串，捆，一群，</w:t>
      </w:r>
    </w:p>
  </w:comment>
  <w:comment w:id="451" w:author="lin_chen" w:date="2018-08-07T19:45:21Z" w:initials="">
    <w:p w14:paraId="1C1A7518">
      <w:pPr>
        <w:pStyle w:val="3"/>
        <w:rPr>
          <w:rFonts w:hint="eastAsia" w:eastAsiaTheme="minorEastAsia"/>
          <w:lang w:eastAsia="zh-CN"/>
        </w:rPr>
      </w:pPr>
      <w:r>
        <w:rPr>
          <w:rFonts w:hint="eastAsia"/>
          <w:lang w:eastAsia="zh-CN"/>
        </w:rPr>
        <w:t>格斗，搏斗，战斗；竞赛，比赛</w:t>
      </w:r>
    </w:p>
  </w:comment>
  <w:comment w:id="452" w:author="lin_chen" w:date="2018-08-07T19:49:19Z" w:initials="">
    <w:p w14:paraId="36F54374">
      <w:pPr>
        <w:pStyle w:val="3"/>
        <w:rPr>
          <w:rFonts w:hint="eastAsia" w:eastAsiaTheme="minorEastAsia"/>
          <w:lang w:eastAsia="zh-CN"/>
        </w:rPr>
      </w:pPr>
      <w:r>
        <w:rPr>
          <w:rFonts w:hint="eastAsia"/>
          <w:lang w:eastAsia="zh-CN"/>
        </w:rPr>
        <w:t>目的；意志；作用；行动</w:t>
      </w:r>
    </w:p>
  </w:comment>
  <w:comment w:id="453" w:author="lin_chen" w:date="2018-08-07T19:55:26Z" w:initials="">
    <w:p w14:paraId="3BF123B1">
      <w:pPr>
        <w:pStyle w:val="3"/>
        <w:rPr>
          <w:rFonts w:hint="eastAsia" w:eastAsiaTheme="minorEastAsia"/>
          <w:lang w:eastAsia="zh-CN"/>
        </w:rPr>
      </w:pPr>
      <w:r>
        <w:rPr>
          <w:rFonts w:hint="eastAsia"/>
          <w:lang w:eastAsia="zh-CN"/>
        </w:rPr>
        <w:t>不必要的，多余的；无用的，无益的</w:t>
      </w:r>
    </w:p>
  </w:comment>
  <w:comment w:id="454" w:author="lin_chen" w:date="2018-08-07T20:00:41Z" w:initials="">
    <w:p w14:paraId="7AA17B4B">
      <w:pPr>
        <w:pStyle w:val="3"/>
        <w:rPr>
          <w:rFonts w:hint="eastAsia" w:eastAsiaTheme="minorEastAsia"/>
          <w:lang w:eastAsia="zh-CN"/>
        </w:rPr>
      </w:pPr>
      <w:r>
        <w:rPr>
          <w:rFonts w:hint="eastAsia"/>
          <w:lang w:eastAsia="zh-CN"/>
        </w:rPr>
        <w:t>宁愿；稍微</w:t>
      </w:r>
    </w:p>
  </w:comment>
  <w:comment w:id="455" w:author="lin_chen" w:date="2018-08-07T20:00:51Z" w:initials="">
    <w:p w14:paraId="57F20365">
      <w:pPr>
        <w:pStyle w:val="3"/>
        <w:rPr>
          <w:rFonts w:hint="eastAsia" w:eastAsiaTheme="minorEastAsia"/>
          <w:lang w:eastAsia="zh-CN"/>
        </w:rPr>
      </w:pPr>
      <w:r>
        <w:rPr>
          <w:rFonts w:hint="eastAsia"/>
          <w:lang w:eastAsia="zh-CN"/>
        </w:rPr>
        <w:t>唯一的；仅有的；</w:t>
      </w:r>
    </w:p>
  </w:comment>
  <w:comment w:id="456" w:author="lin_chen" w:date="2018-08-07T20:04:28Z" w:initials="">
    <w:p w14:paraId="5E8E442C">
      <w:pPr>
        <w:pStyle w:val="3"/>
        <w:rPr>
          <w:rFonts w:hint="eastAsia" w:eastAsiaTheme="minorEastAsia"/>
          <w:lang w:eastAsia="zh-CN"/>
        </w:rPr>
      </w:pPr>
      <w:r>
        <w:rPr>
          <w:rFonts w:hint="eastAsia"/>
          <w:lang w:eastAsia="zh-CN"/>
        </w:rPr>
        <w:t>以前；事先；</w:t>
      </w:r>
    </w:p>
  </w:comment>
  <w:comment w:id="457" w:author="lin_chen" w:date="2018-08-08T10:13:09Z" w:initials="">
    <w:p w14:paraId="7F615C24">
      <w:pPr>
        <w:pStyle w:val="3"/>
        <w:rPr>
          <w:rFonts w:hint="eastAsia" w:eastAsiaTheme="minorEastAsia"/>
          <w:lang w:eastAsia="zh-CN"/>
        </w:rPr>
      </w:pPr>
      <w:r>
        <w:rPr>
          <w:rFonts w:hint="eastAsia"/>
          <w:lang w:eastAsia="zh-CN"/>
        </w:rPr>
        <w:t>发生，出现，闪现；</w:t>
      </w:r>
    </w:p>
  </w:comment>
  <w:comment w:id="458" w:author="lin_chen" w:date="2018-08-08T10:34:07Z" w:initials="">
    <w:p w14:paraId="6B467B1D">
      <w:pPr>
        <w:pStyle w:val="3"/>
        <w:rPr>
          <w:rFonts w:hint="eastAsia" w:eastAsiaTheme="minorEastAsia"/>
          <w:lang w:eastAsia="zh-CN"/>
        </w:rPr>
      </w:pPr>
      <w:r>
        <w:rPr>
          <w:rFonts w:hint="eastAsia"/>
          <w:lang w:eastAsia="zh-CN"/>
        </w:rPr>
        <w:t>微不足道的；可以忽略的；</w:t>
      </w:r>
    </w:p>
  </w:comment>
  <w:comment w:id="459" w:author="lin_chen" w:date="2018-08-08T10:34:47Z" w:initials="">
    <w:p w14:paraId="772775A5">
      <w:pPr>
        <w:pStyle w:val="3"/>
        <w:rPr>
          <w:rFonts w:hint="eastAsia" w:eastAsiaTheme="minorEastAsia"/>
          <w:lang w:eastAsia="zh-CN"/>
        </w:rPr>
      </w:pPr>
      <w:r>
        <w:rPr>
          <w:rFonts w:hint="eastAsia"/>
          <w:lang w:eastAsia="zh-CN"/>
        </w:rPr>
        <w:t>可笑地，荒谬的</w:t>
      </w:r>
    </w:p>
  </w:comment>
  <w:comment w:id="460" w:author="lin_chen" w:date="2018-08-08T10:39:50Z" w:initials="">
    <w:p w14:paraId="46163D31">
      <w:pPr>
        <w:pStyle w:val="3"/>
        <w:rPr>
          <w:rFonts w:hint="eastAsia" w:eastAsiaTheme="minorEastAsia"/>
          <w:lang w:eastAsia="zh-CN"/>
        </w:rPr>
      </w:pPr>
      <w:r>
        <w:rPr>
          <w:rFonts w:hint="eastAsia"/>
          <w:lang w:eastAsia="zh-CN"/>
        </w:rPr>
        <w:t>明显地；</w:t>
      </w:r>
    </w:p>
  </w:comment>
  <w:comment w:id="461" w:author="lin_chen" w:date="2018-08-08T10:40:05Z" w:initials="">
    <w:p w14:paraId="11252A4D">
      <w:pPr>
        <w:pStyle w:val="3"/>
        <w:rPr>
          <w:rFonts w:hint="eastAsia" w:eastAsiaTheme="minorEastAsia"/>
          <w:lang w:eastAsia="zh-CN"/>
        </w:rPr>
      </w:pPr>
      <w:r>
        <w:rPr>
          <w:rFonts w:hint="eastAsia"/>
          <w:lang w:eastAsia="zh-CN"/>
        </w:rPr>
        <w:t>琐碎的，无价值的；平常的，平凡的；</w:t>
      </w:r>
    </w:p>
  </w:comment>
  <w:comment w:id="462" w:author="lin_chen" w:date="2018-08-08T10:56:17Z" w:initials="">
    <w:p w14:paraId="63073196">
      <w:pPr>
        <w:pStyle w:val="3"/>
        <w:rPr>
          <w:rFonts w:hint="eastAsia" w:eastAsiaTheme="minorEastAsia"/>
          <w:lang w:eastAsia="zh-CN"/>
        </w:rPr>
      </w:pPr>
      <w:r>
        <w:rPr>
          <w:rFonts w:hint="eastAsia"/>
          <w:lang w:eastAsia="zh-CN"/>
        </w:rPr>
        <w:t>后来的；随后的；作为结构而发生的；</w:t>
      </w:r>
    </w:p>
  </w:comment>
  <w:comment w:id="463" w:author="lin_chen" w:date="2018-08-08T10:56:56Z" w:initials="">
    <w:p w14:paraId="0DC82152">
      <w:pPr>
        <w:pStyle w:val="3"/>
        <w:rPr>
          <w:rFonts w:hint="eastAsia" w:eastAsiaTheme="minorEastAsia"/>
          <w:lang w:eastAsia="zh-CN"/>
        </w:rPr>
      </w:pPr>
      <w:r>
        <w:rPr>
          <w:rFonts w:hint="eastAsia"/>
          <w:lang w:eastAsia="zh-CN"/>
        </w:rPr>
        <w:t>小心的，慎重的；精明的，节俭的；</w:t>
      </w:r>
    </w:p>
  </w:comment>
  <w:comment w:id="464" w:author="lin_chen" w:date="2018-08-08T10:58:24Z" w:initials="">
    <w:p w14:paraId="131134D5">
      <w:pPr>
        <w:pStyle w:val="3"/>
        <w:rPr>
          <w:rFonts w:hint="eastAsia" w:eastAsiaTheme="minorEastAsia"/>
          <w:lang w:eastAsia="zh-CN"/>
        </w:rPr>
      </w:pPr>
      <w:r>
        <w:rPr>
          <w:rFonts w:hint="eastAsia"/>
          <w:lang w:eastAsia="zh-CN"/>
        </w:rPr>
        <w:t>预防；防止；阻碍；</w:t>
      </w:r>
    </w:p>
  </w:comment>
  <w:comment w:id="465" w:author="lin_chen" w:date="2018-08-08T13:06:05Z" w:initials="">
    <w:p w14:paraId="3BDD7420">
      <w:pPr>
        <w:pStyle w:val="3"/>
        <w:rPr>
          <w:rFonts w:hint="eastAsia" w:eastAsiaTheme="minorEastAsia"/>
          <w:lang w:eastAsia="zh-CN"/>
        </w:rPr>
      </w:pPr>
      <w:r>
        <w:rPr>
          <w:rFonts w:hint="eastAsia"/>
          <w:lang w:eastAsia="zh-CN"/>
        </w:rPr>
        <w:t>未受训练的，未经培养的；</w:t>
      </w:r>
    </w:p>
  </w:comment>
  <w:comment w:id="466" w:author="lin_chen" w:date="2018-08-08T13:06:36Z" w:initials="">
    <w:p w14:paraId="428C4956">
      <w:pPr>
        <w:pStyle w:val="3"/>
        <w:rPr>
          <w:rFonts w:hint="eastAsia" w:eastAsiaTheme="minorEastAsia"/>
          <w:lang w:eastAsia="zh-CN"/>
        </w:rPr>
      </w:pPr>
      <w:r>
        <w:rPr>
          <w:rFonts w:hint="eastAsia"/>
          <w:lang w:eastAsia="zh-CN"/>
        </w:rPr>
        <w:t>在先的，在前的，前面的</w:t>
      </w:r>
    </w:p>
  </w:comment>
  <w:comment w:id="467" w:author="lin_chen" w:date="2018-08-08T13:07:04Z" w:initials="">
    <w:p w14:paraId="4AA742FC">
      <w:pPr>
        <w:pStyle w:val="3"/>
        <w:rPr>
          <w:rFonts w:hint="eastAsia" w:eastAsiaTheme="minorEastAsia"/>
          <w:lang w:eastAsia="zh-CN"/>
        </w:rPr>
      </w:pPr>
      <w:r>
        <w:rPr>
          <w:rFonts w:hint="eastAsia"/>
          <w:lang w:eastAsia="zh-CN"/>
        </w:rPr>
        <w:t>尝试；试图；</w:t>
      </w:r>
    </w:p>
  </w:comment>
  <w:comment w:id="468" w:author="lin_chen" w:date="2018-08-08T13:14:31Z" w:initials="">
    <w:p w14:paraId="7BE77123">
      <w:pPr>
        <w:pStyle w:val="3"/>
        <w:rPr>
          <w:rFonts w:hint="eastAsia" w:eastAsiaTheme="minorEastAsia"/>
          <w:lang w:eastAsia="zh-CN"/>
        </w:rPr>
      </w:pPr>
      <w:r>
        <w:rPr>
          <w:rFonts w:hint="eastAsia"/>
          <w:lang w:eastAsia="zh-CN"/>
        </w:rPr>
        <w:t>抹去；清除；擦掉；</w:t>
      </w:r>
    </w:p>
  </w:comment>
  <w:comment w:id="469" w:author="lin_chen" w:date="2018-08-08T13:16:26Z" w:initials="">
    <w:p w14:paraId="022F7CE7">
      <w:pPr>
        <w:pStyle w:val="3"/>
        <w:rPr>
          <w:rFonts w:hint="eastAsia" w:eastAsiaTheme="minorEastAsia"/>
          <w:lang w:val="en-US" w:eastAsia="zh-CN"/>
        </w:rPr>
      </w:pPr>
      <w:r>
        <w:rPr>
          <w:rFonts w:hint="eastAsia"/>
          <w:lang w:eastAsia="zh-CN"/>
        </w:rPr>
        <w:t>结果是</w:t>
      </w:r>
      <w:r>
        <w:rPr>
          <w:rFonts w:hint="eastAsia"/>
          <w:lang w:val="en-US" w:eastAsia="zh-CN"/>
        </w:rPr>
        <w:t>....,证明是。。。。</w:t>
      </w:r>
    </w:p>
  </w:comment>
  <w:comment w:id="470" w:author="lin_chen" w:date="2018-08-08T13:48:56Z" w:initials="">
    <w:p w14:paraId="029C54ED">
      <w:pPr>
        <w:pStyle w:val="3"/>
        <w:rPr>
          <w:rFonts w:hint="eastAsia" w:eastAsiaTheme="minorEastAsia"/>
          <w:lang w:eastAsia="zh-CN"/>
        </w:rPr>
      </w:pPr>
      <w:r>
        <w:rPr>
          <w:rFonts w:hint="eastAsia"/>
          <w:lang w:eastAsia="zh-CN"/>
        </w:rPr>
        <w:t>潜在地；可能地；强有力地；</w:t>
      </w:r>
    </w:p>
  </w:comment>
  <w:comment w:id="471" w:author="lin_chen" w:date="2018-08-08T15:16:00Z" w:initials="">
    <w:p w14:paraId="55DC5EC5">
      <w:pPr>
        <w:pStyle w:val="3"/>
        <w:rPr>
          <w:rFonts w:hint="eastAsia" w:eastAsiaTheme="minorEastAsia"/>
          <w:lang w:eastAsia="zh-CN"/>
        </w:rPr>
      </w:pPr>
      <w:r>
        <w:rPr>
          <w:rFonts w:hint="eastAsia"/>
          <w:lang w:eastAsia="zh-CN"/>
        </w:rPr>
        <w:t>以处理过的，精致过的；</w:t>
      </w:r>
    </w:p>
  </w:comment>
  <w:comment w:id="472" w:author="lin_chen" w:date="2018-08-08T15:19:18Z" w:initials="">
    <w:p w14:paraId="1A635C54">
      <w:pPr>
        <w:pStyle w:val="3"/>
        <w:rPr>
          <w:rFonts w:hint="eastAsia" w:eastAsiaTheme="minorEastAsia"/>
          <w:lang w:eastAsia="zh-CN"/>
        </w:rPr>
      </w:pPr>
      <w:r>
        <w:rPr>
          <w:rFonts w:hint="eastAsia"/>
          <w:lang w:eastAsia="zh-CN"/>
        </w:rPr>
        <w:t>不计；不顾的，不考虑的；</w:t>
      </w:r>
    </w:p>
  </w:comment>
  <w:comment w:id="473" w:author="lin_chen" w:date="2018-08-08T15:31:15Z" w:initials="">
    <w:p w14:paraId="05436DBE">
      <w:pPr>
        <w:pStyle w:val="3"/>
        <w:rPr>
          <w:rFonts w:hint="eastAsia" w:eastAsiaTheme="minorEastAsia"/>
          <w:lang w:eastAsia="zh-CN"/>
        </w:rPr>
      </w:pPr>
      <w:r>
        <w:rPr>
          <w:rFonts w:hint="eastAsia"/>
          <w:lang w:eastAsia="zh-CN"/>
        </w:rPr>
        <w:t>微妙的；敏感的；狡猾的；</w:t>
      </w:r>
    </w:p>
  </w:comment>
  <w:comment w:id="474" w:author="lin_chen" w:date="2018-08-08T15:32:06Z" w:initials="">
    <w:p w14:paraId="4EA71B63">
      <w:pPr>
        <w:pStyle w:val="3"/>
        <w:rPr>
          <w:rFonts w:hint="eastAsia" w:eastAsiaTheme="minorEastAsia"/>
          <w:lang w:eastAsia="zh-CN"/>
        </w:rPr>
      </w:pPr>
      <w:r>
        <w:rPr>
          <w:rFonts w:hint="eastAsia"/>
          <w:lang w:eastAsia="zh-CN"/>
        </w:rPr>
        <w:t>至少；无论如何，反正；</w:t>
      </w:r>
    </w:p>
  </w:comment>
  <w:comment w:id="475" w:author="lin_chen" w:date="2018-08-08T15:32:32Z" w:initials="">
    <w:p w14:paraId="3F4070E5">
      <w:pPr>
        <w:pStyle w:val="3"/>
        <w:rPr>
          <w:rFonts w:hint="eastAsia" w:eastAsiaTheme="minorEastAsia"/>
          <w:lang w:eastAsia="zh-CN"/>
        </w:rPr>
      </w:pPr>
      <w:r>
        <w:rPr>
          <w:rFonts w:hint="eastAsia"/>
          <w:lang w:eastAsia="zh-CN"/>
        </w:rPr>
        <w:t>潜在地；可能地；强有力地；</w:t>
      </w:r>
    </w:p>
  </w:comment>
  <w:comment w:id="476" w:author="lin_chen" w:date="2018-08-08T15:33:11Z" w:initials="">
    <w:p w14:paraId="4E36395A">
      <w:pPr>
        <w:pStyle w:val="3"/>
        <w:rPr>
          <w:rFonts w:hint="eastAsia" w:eastAsiaTheme="minorEastAsia"/>
          <w:lang w:eastAsia="zh-CN"/>
        </w:rPr>
      </w:pPr>
      <w:r>
        <w:rPr>
          <w:rFonts w:hint="eastAsia"/>
          <w:lang w:eastAsia="zh-CN"/>
        </w:rPr>
        <w:t>然而；鉴于；反之</w:t>
      </w:r>
    </w:p>
  </w:comment>
  <w:comment w:id="477" w:author="lin_chen" w:date="2018-08-08T15:37:41Z" w:initials="">
    <w:p w14:paraId="7B462E17">
      <w:pPr>
        <w:pStyle w:val="3"/>
        <w:rPr>
          <w:rFonts w:hint="eastAsia" w:eastAsiaTheme="minorEastAsia"/>
          <w:lang w:eastAsia="zh-CN"/>
        </w:rPr>
      </w:pPr>
      <w:r>
        <w:rPr>
          <w:rFonts w:hint="eastAsia"/>
          <w:lang w:eastAsia="zh-CN"/>
        </w:rPr>
        <w:t>明显的；</w:t>
      </w:r>
    </w:p>
  </w:comment>
  <w:comment w:id="478" w:author="lin_chen" w:date="2018-08-08T15:37:55Z" w:initials="">
    <w:p w14:paraId="2F3C34B1">
      <w:pPr>
        <w:pStyle w:val="3"/>
        <w:rPr>
          <w:rFonts w:hint="eastAsia" w:eastAsiaTheme="minorEastAsia"/>
          <w:lang w:eastAsia="zh-CN"/>
        </w:rPr>
      </w:pPr>
      <w:r>
        <w:rPr>
          <w:rFonts w:hint="eastAsia"/>
          <w:lang w:eastAsia="zh-CN"/>
        </w:rPr>
        <w:t>可笑地，荒谬的；荒唐的，愚蠢的</w:t>
      </w:r>
    </w:p>
  </w:comment>
  <w:comment w:id="479" w:author="lin_chen" w:date="2018-08-08T15:38:39Z" w:initials="">
    <w:p w14:paraId="7CF36E26">
      <w:pPr>
        <w:pStyle w:val="3"/>
        <w:rPr>
          <w:rFonts w:hint="eastAsia" w:eastAsiaTheme="minorEastAsia"/>
          <w:lang w:eastAsia="zh-CN"/>
        </w:rPr>
      </w:pPr>
      <w:r>
        <w:rPr>
          <w:rFonts w:hint="eastAsia"/>
          <w:lang w:eastAsia="zh-CN"/>
        </w:rPr>
        <w:t>说明；表明；</w:t>
      </w:r>
    </w:p>
  </w:comment>
  <w:comment w:id="480" w:author="lin_chen" w:date="2018-08-08T15:38:58Z" w:initials="">
    <w:p w14:paraId="2F722859">
      <w:pPr>
        <w:pStyle w:val="3"/>
        <w:rPr>
          <w:rFonts w:hint="eastAsia"/>
          <w:lang w:val="en-US" w:eastAsia="zh-CN"/>
        </w:rPr>
      </w:pPr>
      <w:r>
        <w:rPr>
          <w:rFonts w:hint="eastAsia"/>
          <w:lang w:eastAsia="zh-CN"/>
        </w:rPr>
        <w:t>考虑；把</w:t>
      </w:r>
      <w:r>
        <w:rPr>
          <w:rFonts w:hint="eastAsia"/>
          <w:lang w:val="en-US" w:eastAsia="zh-CN"/>
        </w:rPr>
        <w:t>看做....，认为如何；</w:t>
      </w:r>
    </w:p>
  </w:comment>
  <w:comment w:id="481" w:author="lin_chen" w:date="2018-08-08T15:45:20Z" w:initials="">
    <w:p w14:paraId="35E80C37">
      <w:pPr>
        <w:pStyle w:val="3"/>
        <w:rPr>
          <w:rFonts w:hint="eastAsia" w:eastAsiaTheme="minorEastAsia"/>
          <w:lang w:eastAsia="zh-CN"/>
        </w:rPr>
      </w:pPr>
      <w:r>
        <w:rPr>
          <w:rFonts w:hint="eastAsia"/>
          <w:lang w:eastAsia="zh-CN"/>
        </w:rPr>
        <w:t>适当的；合适的；恰当的；</w:t>
      </w:r>
    </w:p>
  </w:comment>
  <w:comment w:id="482" w:author="lin_chen" w:date="2018-08-08T15:50:09Z" w:initials="">
    <w:p w14:paraId="44937645">
      <w:pPr>
        <w:pStyle w:val="3"/>
        <w:rPr>
          <w:rFonts w:hint="eastAsia" w:eastAsiaTheme="minorEastAsia"/>
          <w:lang w:eastAsia="zh-CN"/>
        </w:rPr>
      </w:pPr>
      <w:r>
        <w:rPr>
          <w:rFonts w:hint="eastAsia"/>
          <w:lang w:eastAsia="zh-CN"/>
        </w:rPr>
        <w:t>机会；适当的时机；条件</w:t>
      </w:r>
    </w:p>
  </w:comment>
  <w:comment w:id="483" w:author="lin_chen" w:date="2018-08-08T15:50:39Z" w:initials="">
    <w:p w14:paraId="79D71469">
      <w:pPr>
        <w:pStyle w:val="3"/>
        <w:rPr>
          <w:rFonts w:hint="eastAsia" w:eastAsiaTheme="minorEastAsia"/>
          <w:lang w:eastAsia="zh-CN"/>
        </w:rPr>
      </w:pPr>
      <w:r>
        <w:rPr>
          <w:rFonts w:hint="eastAsia"/>
          <w:lang w:eastAsia="zh-CN"/>
        </w:rPr>
        <w:t>使最优化</w:t>
      </w:r>
    </w:p>
  </w:comment>
  <w:comment w:id="484" w:author="lin_chen" w:date="2018-08-08T15:51:16Z" w:initials="">
    <w:p w14:paraId="11107B29">
      <w:pPr>
        <w:pStyle w:val="3"/>
        <w:rPr>
          <w:rFonts w:hint="eastAsia" w:eastAsiaTheme="minorEastAsia"/>
          <w:lang w:eastAsia="zh-CN"/>
        </w:rPr>
      </w:pPr>
      <w:r>
        <w:rPr>
          <w:rFonts w:hint="eastAsia"/>
          <w:lang w:eastAsia="zh-CN"/>
        </w:rPr>
        <w:t>完全地；完整地；</w:t>
      </w:r>
    </w:p>
  </w:comment>
  <w:comment w:id="485" w:author="lin_chen" w:date="2018-08-08T15:51:41Z" w:initials="">
    <w:p w14:paraId="38DD35B8">
      <w:pPr>
        <w:pStyle w:val="3"/>
        <w:rPr>
          <w:rFonts w:hint="eastAsia" w:eastAsiaTheme="minorEastAsia"/>
          <w:lang w:eastAsia="zh-CN"/>
        </w:rPr>
      </w:pPr>
      <w:r>
        <w:rPr>
          <w:rFonts w:hint="eastAsia"/>
          <w:lang w:eastAsia="zh-CN"/>
        </w:rPr>
        <w:t>查明，发现；洞察；侦查</w:t>
      </w:r>
    </w:p>
  </w:comment>
  <w:comment w:id="486" w:author="lin_chen" w:date="2018-08-08T16:38:45Z" w:initials="">
    <w:p w14:paraId="11042F82">
      <w:pPr>
        <w:pStyle w:val="3"/>
        <w:rPr>
          <w:rFonts w:hint="eastAsia" w:eastAsiaTheme="minorEastAsia"/>
          <w:lang w:eastAsia="zh-CN"/>
        </w:rPr>
      </w:pPr>
      <w:r>
        <w:rPr>
          <w:rFonts w:hint="eastAsia"/>
          <w:lang w:eastAsia="zh-CN"/>
        </w:rPr>
        <w:t>不可改变的；</w:t>
      </w:r>
    </w:p>
  </w:comment>
  <w:comment w:id="487" w:author="lin_chen" w:date="2018-08-08T17:10:31Z" w:initials="">
    <w:p w14:paraId="34130B20">
      <w:pPr>
        <w:pStyle w:val="3"/>
        <w:rPr>
          <w:rFonts w:hint="eastAsia" w:eastAsiaTheme="minorEastAsia"/>
          <w:lang w:eastAsia="zh-CN"/>
        </w:rPr>
      </w:pPr>
      <w:r>
        <w:rPr>
          <w:rFonts w:hint="eastAsia"/>
          <w:lang w:eastAsia="zh-CN"/>
        </w:rPr>
        <w:t>简单地；短暂地；</w:t>
      </w:r>
    </w:p>
  </w:comment>
  <w:comment w:id="488" w:author="lin_chen" w:date="2018-08-08T17:10:53Z" w:initials="">
    <w:p w14:paraId="136A59D6">
      <w:pPr>
        <w:pStyle w:val="3"/>
        <w:rPr>
          <w:rFonts w:hint="eastAsia" w:eastAsiaTheme="minorEastAsia"/>
          <w:lang w:eastAsia="zh-CN"/>
        </w:rPr>
      </w:pPr>
      <w:r>
        <w:rPr>
          <w:rFonts w:hint="eastAsia"/>
          <w:lang w:eastAsia="zh-CN"/>
        </w:rPr>
        <w:t>精神失常的；受感动的；</w:t>
      </w:r>
    </w:p>
  </w:comment>
  <w:comment w:id="489" w:author="lin_chen" w:date="2018-08-08T17:11:54Z" w:initials="">
    <w:p w14:paraId="60600005">
      <w:pPr>
        <w:pStyle w:val="3"/>
        <w:rPr>
          <w:rFonts w:hint="eastAsia" w:eastAsiaTheme="minorEastAsia"/>
          <w:lang w:eastAsia="zh-CN"/>
        </w:rPr>
      </w:pPr>
      <w:r>
        <w:rPr>
          <w:rFonts w:hint="eastAsia"/>
          <w:lang w:eastAsia="zh-CN"/>
        </w:rPr>
        <w:t>极端地；非常，很；去；</w:t>
      </w:r>
    </w:p>
  </w:comment>
  <w:comment w:id="490" w:author="lin_chen" w:date="2018-08-08T17:16:10Z" w:initials="">
    <w:p w14:paraId="538E363D">
      <w:pPr>
        <w:pStyle w:val="3"/>
        <w:rPr>
          <w:rFonts w:hint="eastAsia" w:eastAsiaTheme="minorEastAsia"/>
          <w:lang w:val="en-US" w:eastAsia="zh-CN"/>
        </w:rPr>
      </w:pPr>
      <w:r>
        <w:rPr>
          <w:rFonts w:hint="eastAsia"/>
          <w:lang w:val="en-US" w:eastAsia="zh-CN"/>
        </w:rPr>
        <w:t>混乱的；混淆的；令人困惑的；</w:t>
      </w:r>
    </w:p>
  </w:comment>
  <w:comment w:id="491" w:author="lin_chen" w:date="2018-08-09T10:19:38Z" w:initials="">
    <w:p w14:paraId="6B9153D2">
      <w:pPr>
        <w:pStyle w:val="3"/>
        <w:rPr>
          <w:rFonts w:hint="eastAsia" w:eastAsiaTheme="minorEastAsia"/>
          <w:lang w:eastAsia="zh-CN"/>
        </w:rPr>
      </w:pPr>
      <w:r>
        <w:rPr>
          <w:rFonts w:hint="eastAsia"/>
          <w:lang w:eastAsia="zh-CN"/>
        </w:rPr>
        <w:t>暗示，暗指</w:t>
      </w:r>
    </w:p>
  </w:comment>
  <w:comment w:id="492" w:author="lin_chen" w:date="2018-08-09T10:20:03Z" w:initials="">
    <w:p w14:paraId="46C13720">
      <w:pPr>
        <w:pStyle w:val="3"/>
        <w:rPr>
          <w:rFonts w:hint="eastAsia" w:eastAsiaTheme="minorEastAsia"/>
          <w:lang w:eastAsia="zh-CN"/>
        </w:rPr>
      </w:pPr>
      <w:r>
        <w:rPr>
          <w:rFonts w:hint="eastAsia"/>
          <w:lang w:eastAsia="zh-CN"/>
        </w:rPr>
        <w:t>接触的，邻近的</w:t>
      </w:r>
    </w:p>
  </w:comment>
  <w:comment w:id="493" w:author="lin_chen" w:date="2018-08-09T10:21:25Z" w:initials="">
    <w:p w14:paraId="17AB00E1">
      <w:pPr>
        <w:pStyle w:val="3"/>
        <w:rPr>
          <w:rFonts w:hint="eastAsia" w:eastAsiaTheme="minorEastAsia"/>
          <w:lang w:eastAsia="zh-CN"/>
        </w:rPr>
      </w:pPr>
      <w:r>
        <w:rPr>
          <w:rFonts w:hint="eastAsia"/>
          <w:lang w:eastAsia="zh-CN"/>
        </w:rPr>
        <w:t>扩展；发展；张开；</w:t>
      </w:r>
    </w:p>
  </w:comment>
  <w:comment w:id="494" w:author="lin_chen" w:date="2018-08-09T10:32:36Z" w:initials="">
    <w:p w14:paraId="72514341">
      <w:pPr>
        <w:pStyle w:val="3"/>
        <w:rPr>
          <w:rFonts w:hint="eastAsia" w:eastAsiaTheme="minorEastAsia"/>
          <w:lang w:eastAsia="zh-CN"/>
        </w:rPr>
      </w:pPr>
      <w:r>
        <w:rPr>
          <w:rFonts w:hint="eastAsia"/>
          <w:lang w:eastAsia="zh-CN"/>
        </w:rPr>
        <w:t>终究；终于，最后；竟</w:t>
      </w:r>
    </w:p>
  </w:comment>
  <w:comment w:id="495" w:author="lin_chen" w:date="2018-08-09T10:46:32Z" w:initials="">
    <w:p w14:paraId="607F0A9B">
      <w:pPr>
        <w:pStyle w:val="3"/>
        <w:rPr>
          <w:rFonts w:hint="eastAsia" w:eastAsiaTheme="minorEastAsia"/>
          <w:lang w:eastAsia="zh-CN"/>
        </w:rPr>
      </w:pPr>
      <w:r>
        <w:rPr>
          <w:rFonts w:hint="eastAsia"/>
          <w:lang w:eastAsia="zh-CN"/>
        </w:rPr>
        <w:t>处理过的，</w:t>
      </w:r>
    </w:p>
  </w:comment>
  <w:comment w:id="496" w:author="lin_chen" w:date="2018-08-09T10:47:04Z" w:initials="">
    <w:p w14:paraId="5DB814FB">
      <w:pPr>
        <w:pStyle w:val="3"/>
        <w:rPr>
          <w:rFonts w:hint="eastAsia" w:eastAsiaTheme="minorEastAsia"/>
          <w:lang w:eastAsia="zh-CN"/>
        </w:rPr>
      </w:pPr>
      <w:r>
        <w:rPr>
          <w:rFonts w:hint="eastAsia"/>
          <w:lang w:eastAsia="zh-CN"/>
        </w:rPr>
        <w:t>表示可能；力气；力量；可以；应该</w:t>
      </w:r>
    </w:p>
  </w:comment>
  <w:comment w:id="497" w:author="lin_chen" w:date="2018-08-09T10:47:31Z" w:initials="">
    <w:p w14:paraId="1F8076E0">
      <w:pPr>
        <w:pStyle w:val="3"/>
        <w:rPr>
          <w:rFonts w:hint="eastAsia" w:eastAsiaTheme="minorEastAsia"/>
          <w:lang w:eastAsia="zh-CN"/>
        </w:rPr>
      </w:pPr>
      <w:r>
        <w:rPr>
          <w:rFonts w:hint="eastAsia"/>
          <w:lang w:eastAsia="zh-CN"/>
        </w:rPr>
        <w:t>原谅；饶恕；</w:t>
      </w:r>
    </w:p>
  </w:comment>
  <w:comment w:id="498" w:author="lin_chen" w:date="2018-08-09T11:01:04Z" w:initials="">
    <w:p w14:paraId="75141ECC">
      <w:pPr>
        <w:pStyle w:val="3"/>
        <w:rPr>
          <w:rFonts w:hint="eastAsia" w:eastAsiaTheme="minorEastAsia"/>
          <w:lang w:eastAsia="zh-CN"/>
        </w:rPr>
      </w:pPr>
      <w:r>
        <w:rPr>
          <w:rFonts w:hint="eastAsia"/>
          <w:lang w:eastAsia="zh-CN"/>
        </w:rPr>
        <w:t>期望；预料；</w:t>
      </w:r>
    </w:p>
  </w:comment>
  <w:comment w:id="499" w:author="lin_chen" w:date="2018-08-09T13:09:27Z" w:initials="">
    <w:p w14:paraId="21D276A9">
      <w:pPr>
        <w:pStyle w:val="3"/>
        <w:rPr>
          <w:rFonts w:hint="eastAsia" w:eastAsiaTheme="minorEastAsia"/>
          <w:lang w:eastAsia="zh-CN"/>
        </w:rPr>
      </w:pPr>
      <w:r>
        <w:rPr>
          <w:rFonts w:hint="eastAsia"/>
          <w:lang w:eastAsia="zh-CN"/>
        </w:rPr>
        <w:t>不可改变的</w:t>
      </w:r>
    </w:p>
  </w:comment>
  <w:comment w:id="500" w:author="lin_chen" w:date="2018-08-09T13:10:08Z" w:initials="">
    <w:p w14:paraId="6FD71910">
      <w:pPr>
        <w:pStyle w:val="3"/>
        <w:rPr>
          <w:rFonts w:hint="eastAsia" w:eastAsiaTheme="minorEastAsia"/>
          <w:lang w:eastAsia="zh-CN"/>
        </w:rPr>
      </w:pPr>
      <w:r>
        <w:rPr>
          <w:rFonts w:hint="eastAsia"/>
          <w:lang w:eastAsia="zh-CN"/>
        </w:rPr>
        <w:t>分派，选派，分配；</w:t>
      </w:r>
    </w:p>
  </w:comment>
  <w:comment w:id="501" w:author="lin_chen" w:date="2018-08-09T13:20:04Z" w:initials="">
    <w:p w14:paraId="64A301EB">
      <w:pPr>
        <w:pStyle w:val="3"/>
        <w:rPr>
          <w:rFonts w:hint="eastAsia" w:eastAsiaTheme="minorEastAsia"/>
          <w:lang w:val="en-US" w:eastAsia="zh-CN"/>
        </w:rPr>
      </w:pPr>
      <w:r>
        <w:rPr>
          <w:rFonts w:hint="eastAsia"/>
          <w:lang w:val="en-US" w:eastAsia="zh-CN"/>
        </w:rPr>
        <w:t>浪费的；挥霍的；</w:t>
      </w:r>
    </w:p>
  </w:comment>
  <w:comment w:id="502" w:author="lin_chen" w:date="2018-08-09T13:24:02Z" w:initials="">
    <w:p w14:paraId="0FC01D0F">
      <w:pPr>
        <w:pStyle w:val="3"/>
        <w:rPr>
          <w:rFonts w:hint="eastAsia" w:eastAsiaTheme="minorEastAsia"/>
          <w:lang w:val="en-US" w:eastAsia="zh-CN"/>
        </w:rPr>
      </w:pPr>
      <w:r>
        <w:rPr>
          <w:rFonts w:hint="eastAsia"/>
          <w:lang w:val="en-US" w:eastAsia="zh-CN"/>
        </w:rPr>
        <w:t>甚至；的确，确实，实在；实际上</w:t>
      </w:r>
    </w:p>
  </w:comment>
  <w:comment w:id="503" w:author="lin_chen" w:date="2018-08-09T13:27:58Z" w:initials="">
    <w:p w14:paraId="6BBE6ABF">
      <w:pPr>
        <w:pStyle w:val="3"/>
        <w:rPr>
          <w:rFonts w:hint="eastAsia" w:eastAsiaTheme="minorEastAsia"/>
          <w:lang w:eastAsia="zh-CN"/>
        </w:rPr>
      </w:pPr>
      <w:r>
        <w:rPr>
          <w:rFonts w:hint="eastAsia"/>
          <w:lang w:eastAsia="zh-CN"/>
        </w:rPr>
        <w:t>期许</w:t>
      </w:r>
    </w:p>
  </w:comment>
  <w:comment w:id="504" w:author="lin_chen" w:date="2018-08-09T13:28:20Z" w:initials="">
    <w:p w14:paraId="4C0A713A">
      <w:pPr>
        <w:pStyle w:val="3"/>
        <w:rPr>
          <w:rFonts w:hint="eastAsia" w:eastAsiaTheme="minorEastAsia"/>
          <w:lang w:eastAsia="zh-CN"/>
        </w:rPr>
      </w:pPr>
      <w:r>
        <w:rPr>
          <w:rFonts w:hint="eastAsia"/>
          <w:lang w:eastAsia="zh-CN"/>
        </w:rPr>
        <w:t>领先；主角；线索；领导；指挥；</w:t>
      </w:r>
    </w:p>
  </w:comment>
  <w:comment w:id="505" w:author="lin_chen" w:date="2018-08-09T13:28:59Z" w:initials="">
    <w:p w14:paraId="665D2BC1">
      <w:pPr>
        <w:pStyle w:val="3"/>
        <w:rPr>
          <w:rFonts w:hint="eastAsia" w:eastAsiaTheme="minorEastAsia"/>
          <w:lang w:eastAsia="zh-CN"/>
        </w:rPr>
      </w:pPr>
      <w:r>
        <w:rPr>
          <w:rFonts w:hint="eastAsia"/>
          <w:lang w:eastAsia="zh-CN"/>
        </w:rPr>
        <w:t>不正确的，错误的；</w:t>
      </w:r>
    </w:p>
  </w:comment>
  <w:comment w:id="506" w:author="lin_chen" w:date="2018-08-09T13:29:17Z" w:initials="">
    <w:p w14:paraId="3CE36AB2">
      <w:pPr>
        <w:pStyle w:val="3"/>
        <w:rPr>
          <w:rFonts w:hint="eastAsia" w:eastAsiaTheme="minorEastAsia"/>
          <w:lang w:eastAsia="zh-CN"/>
        </w:rPr>
      </w:pPr>
      <w:r>
        <w:rPr>
          <w:rFonts w:hint="eastAsia"/>
          <w:lang w:eastAsia="zh-CN"/>
        </w:rPr>
        <w:t>承担，担任；假设，假定；</w:t>
      </w:r>
    </w:p>
  </w:comment>
  <w:comment w:id="507" w:author="lin_chen" w:date="2018-08-09T13:36:03Z" w:initials="">
    <w:p w14:paraId="163F75B5">
      <w:pPr>
        <w:pStyle w:val="3"/>
        <w:rPr>
          <w:rFonts w:hint="eastAsia" w:eastAsiaTheme="minorEastAsia"/>
          <w:lang w:val="en-US" w:eastAsia="zh-CN"/>
        </w:rPr>
      </w:pPr>
      <w:r>
        <w:rPr>
          <w:rFonts w:hint="eastAsia"/>
          <w:lang w:eastAsia="zh-CN"/>
        </w:rPr>
        <w:t>翻新的胎面；扼要重述，概括</w:t>
      </w:r>
    </w:p>
  </w:comment>
  <w:comment w:id="508" w:author="lin_chen" w:date="2018-08-09T13:40:45Z" w:initials="">
    <w:p w14:paraId="5B1F080A">
      <w:pPr>
        <w:pStyle w:val="3"/>
        <w:rPr>
          <w:rFonts w:hint="eastAsia" w:eastAsiaTheme="minorEastAsia"/>
          <w:lang w:val="en-US" w:eastAsia="zh-CN"/>
        </w:rPr>
      </w:pPr>
      <w:r>
        <w:rPr>
          <w:rFonts w:hint="eastAsia"/>
          <w:lang w:eastAsia="zh-CN"/>
        </w:rPr>
        <w:t>认为</w:t>
      </w:r>
      <w:r>
        <w:rPr>
          <w:rFonts w:hint="eastAsia"/>
          <w:lang w:val="en-US" w:eastAsia="zh-CN"/>
        </w:rPr>
        <w:t>...是</w:t>
      </w:r>
    </w:p>
  </w:comment>
  <w:comment w:id="509" w:author="lin_chen" w:date="2018-08-09T13:54:20Z" w:initials="">
    <w:p w14:paraId="2CFB4071">
      <w:pPr>
        <w:pStyle w:val="3"/>
        <w:rPr>
          <w:rFonts w:hint="eastAsia" w:eastAsiaTheme="minorEastAsia"/>
          <w:lang w:eastAsia="zh-CN"/>
        </w:rPr>
      </w:pPr>
      <w:r>
        <w:rPr>
          <w:rFonts w:hint="eastAsia"/>
          <w:lang w:eastAsia="zh-CN"/>
        </w:rPr>
        <w:t>一系列互相关联的事物</w:t>
      </w:r>
    </w:p>
  </w:comment>
  <w:comment w:id="510" w:author="lin_chen" w:date="2018-08-09T14:21:46Z" w:initials="">
    <w:p w14:paraId="682E294E">
      <w:pPr>
        <w:pStyle w:val="3"/>
        <w:rPr>
          <w:rFonts w:hint="eastAsia" w:eastAsiaTheme="minorEastAsia"/>
          <w:lang w:eastAsia="zh-CN"/>
        </w:rPr>
      </w:pPr>
      <w:r>
        <w:rPr>
          <w:rFonts w:hint="eastAsia"/>
          <w:lang w:eastAsia="zh-CN"/>
        </w:rPr>
        <w:t>超过；超额量；多余量</w:t>
      </w:r>
    </w:p>
  </w:comment>
  <w:comment w:id="511" w:author="lin_chen" w:date="2018-08-09T14:40:53Z" w:initials="">
    <w:p w14:paraId="139462F7">
      <w:pPr>
        <w:pStyle w:val="3"/>
        <w:rPr>
          <w:rFonts w:hint="eastAsia" w:eastAsiaTheme="minorEastAsia"/>
          <w:lang w:eastAsia="zh-CN"/>
        </w:rPr>
      </w:pPr>
      <w:r>
        <w:rPr>
          <w:rFonts w:hint="eastAsia"/>
          <w:lang w:eastAsia="zh-CN"/>
        </w:rPr>
        <w:t>罪犯；得罪的人；犯规者；</w:t>
      </w:r>
    </w:p>
  </w:comment>
  <w:comment w:id="512" w:author="lin_chen" w:date="2018-08-09T15:10:55Z" w:initials="">
    <w:p w14:paraId="124B0944">
      <w:pPr>
        <w:pStyle w:val="3"/>
        <w:rPr>
          <w:rFonts w:hint="eastAsia" w:eastAsiaTheme="minorEastAsia"/>
          <w:lang w:eastAsia="zh-CN"/>
        </w:rPr>
      </w:pPr>
      <w:r>
        <w:rPr>
          <w:rFonts w:hint="eastAsia"/>
          <w:lang w:eastAsia="zh-CN"/>
        </w:rPr>
        <w:t>融入；混合；相融</w:t>
      </w:r>
    </w:p>
  </w:comment>
  <w:comment w:id="513" w:author="lin_chen" w:date="2018-08-09T15:26:44Z" w:initials="">
    <w:p w14:paraId="504D76E1">
      <w:pPr>
        <w:pStyle w:val="3"/>
        <w:rPr>
          <w:rFonts w:hint="eastAsia" w:eastAsiaTheme="minorEastAsia"/>
          <w:lang w:eastAsia="zh-CN"/>
        </w:rPr>
      </w:pPr>
      <w:r>
        <w:rPr>
          <w:rFonts w:hint="eastAsia"/>
          <w:lang w:eastAsia="zh-CN"/>
        </w:rPr>
        <w:t>合并；联合体；吸收</w:t>
      </w:r>
    </w:p>
  </w:comment>
  <w:comment w:id="514" w:author="lin_chen" w:date="2018-08-09T15:27:20Z" w:initials="">
    <w:p w14:paraId="28F75BF1">
      <w:pPr>
        <w:pStyle w:val="3"/>
        <w:rPr>
          <w:rFonts w:hint="eastAsia" w:eastAsiaTheme="minorEastAsia"/>
          <w:lang w:eastAsia="zh-CN"/>
        </w:rPr>
      </w:pPr>
      <w:r>
        <w:rPr>
          <w:rFonts w:hint="eastAsia"/>
          <w:lang w:eastAsia="zh-CN"/>
        </w:rPr>
        <w:t>融入；混合；</w:t>
      </w:r>
    </w:p>
  </w:comment>
  <w:comment w:id="515" w:author="lin_chen" w:date="2018-08-09T15:33:55Z" w:initials="">
    <w:p w14:paraId="7EBF0B02">
      <w:pPr>
        <w:pStyle w:val="3"/>
        <w:rPr>
          <w:rFonts w:hint="eastAsia" w:eastAsiaTheme="minorEastAsia"/>
          <w:lang w:eastAsia="zh-CN"/>
        </w:rPr>
      </w:pPr>
      <w:r>
        <w:rPr>
          <w:rFonts w:hint="eastAsia"/>
          <w:lang w:eastAsia="zh-CN"/>
        </w:rPr>
        <w:t>授课；教诲</w:t>
      </w:r>
    </w:p>
  </w:comment>
  <w:comment w:id="516" w:author="lin_chen" w:date="2018-08-09T15:34:28Z" w:initials="">
    <w:p w14:paraId="75A6365F">
      <w:pPr>
        <w:pStyle w:val="3"/>
        <w:rPr>
          <w:rFonts w:hint="eastAsia" w:eastAsiaTheme="minorEastAsia"/>
          <w:lang w:eastAsia="zh-CN"/>
        </w:rPr>
      </w:pPr>
      <w:r>
        <w:rPr>
          <w:rFonts w:hint="eastAsia"/>
          <w:lang w:eastAsia="zh-CN"/>
        </w:rPr>
        <w:t>终究；终于；</w:t>
      </w:r>
    </w:p>
  </w:comment>
  <w:comment w:id="517" w:author="lin_chen" w:date="2018-08-09T15:35:13Z" w:initials="">
    <w:p w14:paraId="0E28694A">
      <w:pPr>
        <w:pStyle w:val="3"/>
        <w:rPr>
          <w:rFonts w:hint="eastAsia" w:eastAsiaTheme="minorEastAsia"/>
          <w:lang w:eastAsia="zh-CN"/>
        </w:rPr>
      </w:pPr>
      <w:r>
        <w:rPr>
          <w:rFonts w:hint="eastAsia"/>
          <w:lang w:eastAsia="zh-CN"/>
        </w:rPr>
        <w:t>下定决心的；断然的；</w:t>
      </w:r>
    </w:p>
  </w:comment>
  <w:comment w:id="518" w:author="lin_chen" w:date="2018-08-09T15:45:07Z" w:initials="">
    <w:p w14:paraId="0CB8239E">
      <w:pPr>
        <w:pStyle w:val="3"/>
        <w:rPr>
          <w:rFonts w:hint="eastAsia" w:eastAsiaTheme="minorEastAsia"/>
          <w:lang w:eastAsia="zh-CN"/>
        </w:rPr>
      </w:pPr>
      <w:r>
        <w:rPr>
          <w:rFonts w:hint="eastAsia"/>
          <w:lang w:eastAsia="zh-CN"/>
        </w:rPr>
        <w:t>机会；偶然；风险；</w:t>
      </w:r>
    </w:p>
  </w:comment>
  <w:comment w:id="519" w:author="lin_chen" w:date="2018-08-09T15:45:55Z" w:initials="">
    <w:p w14:paraId="3A0673EA">
      <w:pPr>
        <w:pStyle w:val="3"/>
        <w:rPr>
          <w:rFonts w:hint="eastAsia" w:eastAsiaTheme="minorEastAsia"/>
          <w:lang w:eastAsia="zh-CN"/>
        </w:rPr>
      </w:pPr>
      <w:r>
        <w:rPr>
          <w:rFonts w:hint="eastAsia"/>
          <w:lang w:eastAsia="zh-CN"/>
        </w:rPr>
        <w:t>吨；大量</w:t>
      </w:r>
    </w:p>
  </w:comment>
  <w:comment w:id="520" w:author="lin_chen" w:date="2018-08-09T15:46:10Z" w:initials="">
    <w:p w14:paraId="2AAA0B09">
      <w:pPr>
        <w:pStyle w:val="3"/>
        <w:rPr>
          <w:rFonts w:hint="eastAsia" w:eastAsiaTheme="minorEastAsia"/>
          <w:lang w:eastAsia="zh-CN"/>
        </w:rPr>
      </w:pPr>
      <w:r>
        <w:rPr>
          <w:rFonts w:hint="eastAsia"/>
          <w:lang w:eastAsia="zh-CN"/>
        </w:rPr>
        <w:t>发生；生成；</w:t>
      </w:r>
    </w:p>
  </w:comment>
  <w:comment w:id="521" w:author="lin_chen" w:date="2018-08-09T15:52:01Z" w:initials="">
    <w:p w14:paraId="70E55DB9">
      <w:pPr>
        <w:pStyle w:val="3"/>
        <w:rPr>
          <w:rFonts w:hint="eastAsia" w:eastAsiaTheme="minorEastAsia"/>
          <w:lang w:eastAsia="zh-CN"/>
        </w:rPr>
      </w:pPr>
      <w:r>
        <w:rPr>
          <w:rFonts w:hint="eastAsia"/>
          <w:lang w:eastAsia="zh-CN"/>
        </w:rPr>
        <w:t>不断的，持续的；常量，常数</w:t>
      </w:r>
    </w:p>
  </w:comment>
  <w:comment w:id="522" w:author="lin_chen" w:date="2018-08-09T15:51:09Z" w:initials="">
    <w:p w14:paraId="718E4BCA">
      <w:pPr>
        <w:pStyle w:val="3"/>
        <w:rPr>
          <w:rFonts w:hint="eastAsia" w:eastAsiaTheme="minorEastAsia"/>
          <w:lang w:eastAsia="zh-CN"/>
        </w:rPr>
      </w:pPr>
      <w:r>
        <w:rPr>
          <w:rFonts w:hint="eastAsia"/>
          <w:lang w:eastAsia="zh-CN"/>
        </w:rPr>
        <w:t>字面量</w:t>
      </w:r>
    </w:p>
  </w:comment>
  <w:comment w:id="523" w:author="lin_chen" w:date="2018-08-09T15:51:26Z" w:initials="">
    <w:p w14:paraId="1D7541D6">
      <w:pPr>
        <w:pStyle w:val="3"/>
        <w:rPr>
          <w:rFonts w:hint="eastAsia" w:eastAsiaTheme="minorEastAsia"/>
          <w:lang w:eastAsia="zh-CN"/>
        </w:rPr>
      </w:pPr>
      <w:r>
        <w:rPr>
          <w:rFonts w:hint="eastAsia"/>
          <w:lang w:eastAsia="zh-CN"/>
        </w:rPr>
        <w:t>易读的；易懂的</w:t>
      </w:r>
    </w:p>
  </w:comment>
  <w:comment w:id="524" w:author="lin_chen" w:date="2018-08-09T16:21:40Z" w:initials="">
    <w:p w14:paraId="1AB831A1">
      <w:pPr>
        <w:pStyle w:val="3"/>
        <w:rPr>
          <w:rFonts w:hint="eastAsia" w:eastAsiaTheme="minorEastAsia"/>
          <w:lang w:eastAsia="zh-CN"/>
        </w:rPr>
      </w:pPr>
      <w:r>
        <w:rPr>
          <w:rFonts w:hint="eastAsia"/>
          <w:lang w:eastAsia="zh-CN"/>
        </w:rPr>
        <w:t>方法；近似；接近</w:t>
      </w:r>
    </w:p>
  </w:comment>
  <w:comment w:id="525" w:author="lin_chen" w:date="2018-08-09T16:21:58Z" w:initials="">
    <w:p w14:paraId="05DF5E8F">
      <w:pPr>
        <w:pStyle w:val="3"/>
        <w:rPr>
          <w:rFonts w:hint="eastAsia" w:eastAsiaTheme="minorEastAsia"/>
          <w:lang w:eastAsia="zh-CN"/>
        </w:rPr>
      </w:pPr>
      <w:r>
        <w:rPr>
          <w:rFonts w:hint="eastAsia"/>
          <w:lang w:eastAsia="zh-CN"/>
        </w:rPr>
        <w:t>发生，产生；生成；</w:t>
      </w:r>
    </w:p>
  </w:comment>
  <w:comment w:id="526" w:author="lin_chen" w:date="2018-08-09T16:25:33Z" w:initials="">
    <w:p w14:paraId="70BB26E1">
      <w:pPr>
        <w:pStyle w:val="3"/>
        <w:rPr>
          <w:rFonts w:hint="eastAsia" w:eastAsiaTheme="minorEastAsia"/>
          <w:lang w:eastAsia="zh-CN"/>
        </w:rPr>
      </w:pPr>
      <w:r>
        <w:rPr>
          <w:rFonts w:hint="eastAsia"/>
          <w:lang w:eastAsia="zh-CN"/>
        </w:rPr>
        <w:t>有效的；实际上，事实上</w:t>
      </w:r>
    </w:p>
  </w:comment>
  <w:comment w:id="527" w:author="lin_chen" w:date="2018-08-09T16:26:14Z" w:initials="">
    <w:p w14:paraId="35597782">
      <w:pPr>
        <w:pStyle w:val="3"/>
        <w:rPr>
          <w:rFonts w:hint="eastAsia" w:eastAsiaTheme="minorEastAsia"/>
          <w:lang w:eastAsia="zh-CN"/>
        </w:rPr>
      </w:pPr>
      <w:r>
        <w:rPr>
          <w:rFonts w:hint="eastAsia"/>
          <w:lang w:eastAsia="zh-CN"/>
        </w:rPr>
        <w:t>易变的，性情不定的；</w:t>
      </w:r>
    </w:p>
  </w:comment>
  <w:comment w:id="528" w:author="lin_chen" w:date="2018-08-09T16:35:03Z" w:initials="">
    <w:p w14:paraId="259447BB">
      <w:pPr>
        <w:pStyle w:val="3"/>
        <w:rPr>
          <w:rFonts w:hint="eastAsia" w:eastAsiaTheme="minorEastAsia"/>
          <w:lang w:eastAsia="zh-CN"/>
        </w:rPr>
      </w:pPr>
      <w:r>
        <w:rPr>
          <w:rFonts w:hint="eastAsia"/>
          <w:lang w:eastAsia="zh-CN"/>
        </w:rPr>
        <w:t>取回；恢复；检索；</w:t>
      </w:r>
    </w:p>
  </w:comment>
  <w:comment w:id="529" w:author="lin_chen" w:date="2018-08-09T16:40:24Z" w:initials="">
    <w:p w14:paraId="23F92302">
      <w:pPr>
        <w:pStyle w:val="3"/>
        <w:rPr>
          <w:rFonts w:hint="eastAsia" w:eastAsiaTheme="minorEastAsia"/>
          <w:lang w:eastAsia="zh-CN"/>
        </w:rPr>
      </w:pPr>
      <w:r>
        <w:rPr>
          <w:rFonts w:hint="eastAsia"/>
          <w:lang w:eastAsia="zh-CN"/>
        </w:rPr>
        <w:t>协定的；</w:t>
      </w:r>
    </w:p>
  </w:comment>
  <w:comment w:id="530" w:author="lin_chen" w:date="2018-08-09T16:40:33Z" w:initials="">
    <w:p w14:paraId="59243ABE">
      <w:pPr>
        <w:pStyle w:val="3"/>
        <w:rPr>
          <w:rFonts w:hint="eastAsia" w:eastAsiaTheme="minorEastAsia"/>
          <w:lang w:eastAsia="zh-CN"/>
        </w:rPr>
      </w:pPr>
      <w:r>
        <w:rPr>
          <w:rFonts w:hint="eastAsia"/>
          <w:lang w:eastAsia="zh-CN"/>
        </w:rPr>
        <w:t>智慧，明智；常识</w:t>
      </w:r>
    </w:p>
  </w:comment>
  <w:comment w:id="531" w:author="lin_chen" w:date="2018-08-09T16:41:03Z" w:initials="">
    <w:p w14:paraId="10C606BD">
      <w:pPr>
        <w:pStyle w:val="3"/>
        <w:rPr>
          <w:rFonts w:hint="eastAsia" w:eastAsiaTheme="minorEastAsia"/>
          <w:lang w:eastAsia="zh-CN"/>
        </w:rPr>
      </w:pPr>
      <w:r>
        <w:rPr>
          <w:rFonts w:hint="eastAsia"/>
          <w:lang w:eastAsia="zh-CN"/>
        </w:rPr>
        <w:t>粗略地；大致上；大体上；</w:t>
      </w:r>
    </w:p>
  </w:comment>
  <w:comment w:id="532" w:author="lin_chen" w:date="2018-08-09T16:41:39Z" w:initials="">
    <w:p w14:paraId="63E4729F">
      <w:pPr>
        <w:pStyle w:val="3"/>
        <w:rPr>
          <w:rFonts w:hint="eastAsia" w:eastAsiaTheme="minorEastAsia"/>
          <w:lang w:eastAsia="zh-CN"/>
        </w:rPr>
      </w:pPr>
      <w:r>
        <w:rPr>
          <w:rFonts w:hint="eastAsia"/>
          <w:lang w:eastAsia="zh-CN"/>
        </w:rPr>
        <w:t>适当的；恰当的；</w:t>
      </w:r>
    </w:p>
  </w:comment>
  <w:comment w:id="533" w:author="lin_chen" w:date="2018-08-09T16:42:15Z" w:initials="">
    <w:p w14:paraId="4215479B">
      <w:pPr>
        <w:pStyle w:val="3"/>
        <w:rPr>
          <w:rFonts w:hint="eastAsia" w:eastAsiaTheme="minorEastAsia"/>
          <w:lang w:eastAsia="zh-CN"/>
        </w:rPr>
      </w:pPr>
      <w:r>
        <w:rPr>
          <w:rFonts w:hint="eastAsia"/>
          <w:lang w:eastAsia="zh-CN"/>
        </w:rPr>
        <w:t>不适当的；过度的，过分的；</w:t>
      </w:r>
    </w:p>
  </w:comment>
  <w:comment w:id="534" w:author="lin_chen" w:date="2018-08-09T16:50:31Z" w:initials="">
    <w:p w14:paraId="39D43D36">
      <w:pPr>
        <w:pStyle w:val="3"/>
        <w:rPr>
          <w:rFonts w:hint="eastAsia" w:eastAsiaTheme="minorEastAsia"/>
          <w:lang w:eastAsia="zh-CN"/>
        </w:rPr>
      </w:pPr>
      <w:r>
        <w:rPr>
          <w:rFonts w:hint="eastAsia"/>
          <w:lang w:eastAsia="zh-CN"/>
        </w:rPr>
        <w:t>恰恰；确切地；精确地；</w:t>
      </w:r>
    </w:p>
  </w:comment>
  <w:comment w:id="535" w:author="lin_chen" w:date="2018-08-09T16:55:37Z" w:initials="">
    <w:p w14:paraId="201330E9">
      <w:pPr>
        <w:pStyle w:val="3"/>
        <w:rPr>
          <w:rFonts w:hint="eastAsia" w:eastAsiaTheme="minorEastAsia"/>
          <w:lang w:eastAsia="zh-CN"/>
        </w:rPr>
      </w:pPr>
      <w:r>
        <w:rPr>
          <w:rFonts w:hint="eastAsia"/>
          <w:lang w:eastAsia="zh-CN"/>
        </w:rPr>
        <w:t>展开的，扩大的；</w:t>
      </w:r>
    </w:p>
  </w:comment>
  <w:comment w:id="536" w:author="lin_chen" w:date="2018-08-09T17:12:07Z" w:initials="">
    <w:p w14:paraId="79B443CA">
      <w:pPr>
        <w:pStyle w:val="3"/>
        <w:rPr>
          <w:rFonts w:hint="eastAsia" w:eastAsiaTheme="minorEastAsia"/>
          <w:lang w:eastAsia="zh-CN"/>
        </w:rPr>
      </w:pPr>
      <w:r>
        <w:rPr>
          <w:rFonts w:hint="eastAsia"/>
          <w:lang w:eastAsia="zh-CN"/>
        </w:rPr>
        <w:t>换算；</w:t>
      </w:r>
    </w:p>
  </w:comment>
  <w:comment w:id="537" w:author="lin_chen" w:date="2018-08-09T17:11:59Z" w:initials="">
    <w:p w14:paraId="5D9E56B6">
      <w:pPr>
        <w:pStyle w:val="3"/>
        <w:rPr>
          <w:rFonts w:hint="eastAsia" w:eastAsiaTheme="minorEastAsia"/>
          <w:lang w:eastAsia="zh-CN"/>
        </w:rPr>
      </w:pPr>
      <w:r>
        <w:rPr>
          <w:rFonts w:hint="eastAsia"/>
          <w:lang w:eastAsia="zh-CN"/>
        </w:rPr>
        <w:t>超过</w:t>
      </w:r>
    </w:p>
  </w:comment>
  <w:comment w:id="538" w:author="lin_chen" w:date="2018-08-09T17:24:26Z" w:initials="">
    <w:p w14:paraId="7C77608E">
      <w:pPr>
        <w:pStyle w:val="3"/>
        <w:rPr>
          <w:rFonts w:hint="eastAsia" w:eastAsiaTheme="minorEastAsia"/>
          <w:lang w:eastAsia="zh-CN"/>
        </w:rPr>
      </w:pPr>
      <w:r>
        <w:rPr>
          <w:rFonts w:hint="eastAsia"/>
          <w:lang w:eastAsia="zh-CN"/>
        </w:rPr>
        <w:t>方法；近似；接近；</w:t>
      </w:r>
    </w:p>
  </w:comment>
  <w:comment w:id="539" w:author="lin_chen" w:date="2018-08-09T17:24:48Z" w:initials="">
    <w:p w14:paraId="2359377D">
      <w:pPr>
        <w:pStyle w:val="3"/>
        <w:rPr>
          <w:rFonts w:hint="eastAsia" w:eastAsiaTheme="minorEastAsia"/>
          <w:lang w:eastAsia="zh-CN"/>
        </w:rPr>
      </w:pPr>
      <w:r>
        <w:rPr>
          <w:rFonts w:hint="eastAsia"/>
          <w:lang w:eastAsia="zh-CN"/>
        </w:rPr>
        <w:t>有利的，有益的；</w:t>
      </w:r>
    </w:p>
  </w:comment>
  <w:comment w:id="540" w:author="lin_chen" w:date="2018-08-09T17:25:16Z" w:initials="">
    <w:p w14:paraId="78F56D6B">
      <w:pPr>
        <w:pStyle w:val="3"/>
        <w:rPr>
          <w:rFonts w:hint="eastAsia" w:eastAsiaTheme="minorEastAsia"/>
          <w:lang w:eastAsia="zh-CN"/>
        </w:rPr>
      </w:pPr>
      <w:r>
        <w:rPr>
          <w:rFonts w:hint="eastAsia"/>
          <w:lang w:eastAsia="zh-CN"/>
        </w:rPr>
        <w:t>细微差别</w:t>
      </w:r>
    </w:p>
  </w:comment>
  <w:comment w:id="541" w:author="lin_chen" w:date="2018-08-09T17:25:26Z" w:initials="">
    <w:p w14:paraId="70FF2105">
      <w:pPr>
        <w:pStyle w:val="3"/>
        <w:rPr>
          <w:rFonts w:hint="eastAsia" w:eastAsiaTheme="minorEastAsia"/>
          <w:lang w:eastAsia="zh-CN"/>
        </w:rPr>
      </w:pPr>
      <w:r>
        <w:rPr>
          <w:rFonts w:hint="eastAsia"/>
          <w:lang w:eastAsia="zh-CN"/>
        </w:rPr>
        <w:t>复杂难懂的；</w:t>
      </w:r>
    </w:p>
  </w:comment>
  <w:comment w:id="542" w:author="lin_chen" w:date="2018-08-09T17:30:58Z" w:initials="">
    <w:p w14:paraId="0FE07000">
      <w:pPr>
        <w:pStyle w:val="3"/>
        <w:rPr>
          <w:rFonts w:hint="eastAsia" w:eastAsiaTheme="minorEastAsia"/>
          <w:lang w:eastAsia="zh-CN"/>
        </w:rPr>
      </w:pPr>
      <w:r>
        <w:rPr>
          <w:rFonts w:hint="eastAsia"/>
          <w:lang w:eastAsia="zh-CN"/>
        </w:rPr>
        <w:t>环境，周围的事物；周围的</w:t>
      </w:r>
    </w:p>
  </w:comment>
  <w:comment w:id="543" w:author="lin_chen" w:date="2018-08-09T17:31:26Z" w:initials="">
    <w:p w14:paraId="28F75C86">
      <w:pPr>
        <w:pStyle w:val="3"/>
        <w:rPr>
          <w:rFonts w:hint="eastAsia" w:eastAsiaTheme="minorEastAsia"/>
          <w:lang w:eastAsia="zh-CN"/>
        </w:rPr>
      </w:pPr>
      <w:r>
        <w:rPr>
          <w:rFonts w:hint="eastAsia"/>
          <w:lang w:eastAsia="zh-CN"/>
        </w:rPr>
        <w:t>主题；话题，论题；标题</w:t>
      </w:r>
    </w:p>
  </w:comment>
  <w:comment w:id="544" w:author="lin_chen" w:date="2018-08-09T17:32:06Z" w:initials="">
    <w:p w14:paraId="53F946E8">
      <w:pPr>
        <w:pStyle w:val="3"/>
        <w:rPr>
          <w:rFonts w:hint="eastAsia" w:eastAsiaTheme="minorEastAsia"/>
          <w:lang w:eastAsia="zh-CN"/>
        </w:rPr>
      </w:pPr>
      <w:r>
        <w:rPr>
          <w:rFonts w:hint="eastAsia"/>
          <w:lang w:eastAsia="zh-CN"/>
        </w:rPr>
        <w:t>接近</w:t>
      </w:r>
    </w:p>
  </w:comment>
  <w:comment w:id="545" w:author="lin_chen" w:date="2018-08-09T17:36:41Z" w:initials="">
    <w:p w14:paraId="7A29660D">
      <w:pPr>
        <w:pStyle w:val="3"/>
        <w:rPr>
          <w:rFonts w:hint="eastAsia" w:eastAsiaTheme="minorEastAsia"/>
          <w:lang w:eastAsia="zh-CN"/>
        </w:rPr>
      </w:pPr>
      <w:r>
        <w:rPr>
          <w:rFonts w:hint="eastAsia"/>
          <w:lang w:eastAsia="zh-CN"/>
        </w:rPr>
        <w:t>选项；选择权；</w:t>
      </w:r>
    </w:p>
  </w:comment>
  <w:comment w:id="546" w:author="lin_chen" w:date="2018-08-10T17:09:09Z" w:initials="">
    <w:p w14:paraId="22833C3B">
      <w:pPr>
        <w:pStyle w:val="3"/>
        <w:rPr>
          <w:rFonts w:hint="eastAsia" w:eastAsiaTheme="minorEastAsia"/>
          <w:lang w:eastAsia="zh-CN"/>
        </w:rPr>
      </w:pPr>
      <w:r>
        <w:rPr>
          <w:rFonts w:hint="eastAsia"/>
          <w:lang w:eastAsia="zh-CN"/>
        </w:rPr>
        <w:t>警告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95559C" w15:done="0"/>
  <w15:commentEx w15:paraId="36352771" w15:done="0"/>
  <w15:commentEx w15:paraId="37624FD4" w15:done="0"/>
  <w15:commentEx w15:paraId="0B9210E3" w15:done="0"/>
  <w15:commentEx w15:paraId="50131EE0" w15:done="0"/>
  <w15:commentEx w15:paraId="7A7F5B92" w15:done="0"/>
  <w15:commentEx w15:paraId="29A93D6F" w15:done="0"/>
  <w15:commentEx w15:paraId="731A494D" w15:done="0"/>
  <w15:commentEx w15:paraId="395E7A72" w15:done="0"/>
  <w15:commentEx w15:paraId="39A31431" w15:done="0"/>
  <w15:commentEx w15:paraId="33817180" w15:done="0"/>
  <w15:commentEx w15:paraId="63E84A27" w15:done="0"/>
  <w15:commentEx w15:paraId="14806278" w15:done="0"/>
  <w15:commentEx w15:paraId="4B0001AE" w15:done="0"/>
  <w15:commentEx w15:paraId="40472C68" w15:done="0"/>
  <w15:commentEx w15:paraId="453C4BDB" w15:done="0"/>
  <w15:commentEx w15:paraId="2BC86FAD" w15:done="0"/>
  <w15:commentEx w15:paraId="3C5B079D" w15:done="0"/>
  <w15:commentEx w15:paraId="44DB1B5C" w15:done="0"/>
  <w15:commentEx w15:paraId="73FD7A46" w15:done="0"/>
  <w15:commentEx w15:paraId="0C4969E1" w15:done="0"/>
  <w15:commentEx w15:paraId="145B5147" w15:done="0"/>
  <w15:commentEx w15:paraId="162310E6" w15:done="0"/>
  <w15:commentEx w15:paraId="4D34713B" w15:done="0"/>
  <w15:commentEx w15:paraId="64592877" w15:done="0"/>
  <w15:commentEx w15:paraId="250B3628" w15:done="0"/>
  <w15:commentEx w15:paraId="4F870D63" w15:done="0"/>
  <w15:commentEx w15:paraId="488F0901" w15:done="0"/>
  <w15:commentEx w15:paraId="721242E5" w15:done="0"/>
  <w15:commentEx w15:paraId="6E5B6E6F" w15:done="0"/>
  <w15:commentEx w15:paraId="49741783" w15:done="0"/>
  <w15:commentEx w15:paraId="22DF72D0" w15:done="0"/>
  <w15:commentEx w15:paraId="01D41137" w15:done="0"/>
  <w15:commentEx w15:paraId="109E1781" w15:done="0"/>
  <w15:commentEx w15:paraId="1FDA64CD" w15:done="0"/>
  <w15:commentEx w15:paraId="189B2558" w15:done="0"/>
  <w15:commentEx w15:paraId="7CC17C8C" w15:done="0"/>
  <w15:commentEx w15:paraId="4F0D0875" w15:done="0"/>
  <w15:commentEx w15:paraId="48AE5218" w15:done="0"/>
  <w15:commentEx w15:paraId="305A193B" w15:done="0"/>
  <w15:commentEx w15:paraId="07401F97" w15:done="0"/>
  <w15:commentEx w15:paraId="22437699" w15:done="0"/>
  <w15:commentEx w15:paraId="3A682C13" w15:done="0"/>
  <w15:commentEx w15:paraId="155C558E" w15:done="0"/>
  <w15:commentEx w15:paraId="2F7B371F" w15:done="0"/>
  <w15:commentEx w15:paraId="5AC069EC" w15:done="0"/>
  <w15:commentEx w15:paraId="228547BE" w15:done="0"/>
  <w15:commentEx w15:paraId="02024C5C" w15:done="0"/>
  <w15:commentEx w15:paraId="2BE16280" w15:done="0"/>
  <w15:commentEx w15:paraId="536701A2" w15:done="0"/>
  <w15:commentEx w15:paraId="2C066AEE" w15:done="0"/>
  <w15:commentEx w15:paraId="3A520722" w15:done="0"/>
  <w15:commentEx w15:paraId="29A43428" w15:done="0"/>
  <w15:commentEx w15:paraId="33FF08A3" w15:done="0"/>
  <w15:commentEx w15:paraId="55F004CD" w15:done="0"/>
  <w15:commentEx w15:paraId="16742354" w15:done="0"/>
  <w15:commentEx w15:paraId="2B3B121B" w15:done="0"/>
  <w15:commentEx w15:paraId="43B55A0C" w15:done="0"/>
  <w15:commentEx w15:paraId="59CA3658" w15:done="0"/>
  <w15:commentEx w15:paraId="1D381ED6" w15:done="0"/>
  <w15:commentEx w15:paraId="76E26670" w15:done="0"/>
  <w15:commentEx w15:paraId="4B9815AD" w15:done="0"/>
  <w15:commentEx w15:paraId="22222ADF" w15:done="0"/>
  <w15:commentEx w15:paraId="2E8D7484" w15:done="0"/>
  <w15:commentEx w15:paraId="15161FD1" w15:done="0"/>
  <w15:commentEx w15:paraId="091C248A" w15:done="0"/>
  <w15:commentEx w15:paraId="51084088" w15:done="0"/>
  <w15:commentEx w15:paraId="3E0B08AB" w15:done="0"/>
  <w15:commentEx w15:paraId="5F1901FF" w15:done="0"/>
  <w15:commentEx w15:paraId="30980D5A" w15:done="0"/>
  <w15:commentEx w15:paraId="569100CD" w15:done="0"/>
  <w15:commentEx w15:paraId="1D6B658E" w15:done="0"/>
  <w15:commentEx w15:paraId="1D74464B" w15:done="0"/>
  <w15:commentEx w15:paraId="7FC8190A" w15:done="0"/>
  <w15:commentEx w15:paraId="175668F9" w15:done="0"/>
  <w15:commentEx w15:paraId="570947E2" w15:done="0"/>
  <w15:commentEx w15:paraId="366F0C1E" w15:done="0"/>
  <w15:commentEx w15:paraId="604C473B" w15:done="0"/>
  <w15:commentEx w15:paraId="22F202AF" w15:done="0"/>
  <w15:commentEx w15:paraId="18697B52" w15:done="0"/>
  <w15:commentEx w15:paraId="6C9B1972" w15:done="0"/>
  <w15:commentEx w15:paraId="1A2712C0" w15:done="0"/>
  <w15:commentEx w15:paraId="7A874C63" w15:done="0"/>
  <w15:commentEx w15:paraId="2CAF06FC" w15:done="0"/>
  <w15:commentEx w15:paraId="2D496B57" w15:done="0"/>
  <w15:commentEx w15:paraId="16400621" w15:done="0"/>
  <w15:commentEx w15:paraId="673A71DF" w15:done="0"/>
  <w15:commentEx w15:paraId="072529F1" w15:done="0"/>
  <w15:commentEx w15:paraId="6F10166F" w15:done="0"/>
  <w15:commentEx w15:paraId="30E4201A" w15:done="0"/>
  <w15:commentEx w15:paraId="60B354C0" w15:done="0"/>
  <w15:commentEx w15:paraId="5DB927B9" w15:done="0"/>
  <w15:commentEx w15:paraId="204C7772" w15:done="0"/>
  <w15:commentEx w15:paraId="1C42081D" w15:done="0"/>
  <w15:commentEx w15:paraId="039E64F6" w15:done="0"/>
  <w15:commentEx w15:paraId="537C64CD" w15:done="0"/>
  <w15:commentEx w15:paraId="259933AB" w15:done="0"/>
  <w15:commentEx w15:paraId="52EE12CC" w15:done="0"/>
  <w15:commentEx w15:paraId="182C4947" w15:done="0"/>
  <w15:commentEx w15:paraId="3324531B" w15:done="0"/>
  <w15:commentEx w15:paraId="685C0979" w15:done="0"/>
  <w15:commentEx w15:paraId="1A5F1680" w15:done="0"/>
  <w15:commentEx w15:paraId="289357CD" w15:done="0"/>
  <w15:commentEx w15:paraId="398B2E86" w15:done="0"/>
  <w15:commentEx w15:paraId="753A70CF" w15:done="0"/>
  <w15:commentEx w15:paraId="15710FC5" w15:done="0"/>
  <w15:commentEx w15:paraId="27895E73" w15:done="0"/>
  <w15:commentEx w15:paraId="702E0963" w15:done="0"/>
  <w15:commentEx w15:paraId="2A9E0BB4" w15:done="0"/>
  <w15:commentEx w15:paraId="66E415DB" w15:done="0"/>
  <w15:commentEx w15:paraId="26CD3B7C" w15:done="0"/>
  <w15:commentEx w15:paraId="17AF28FD" w15:done="0"/>
  <w15:commentEx w15:paraId="773866C4" w15:done="0"/>
  <w15:commentEx w15:paraId="63DB1F37" w15:done="0"/>
  <w15:commentEx w15:paraId="1D9F45FC" w15:done="0"/>
  <w15:commentEx w15:paraId="22543212" w15:done="0"/>
  <w15:commentEx w15:paraId="287909AD" w15:done="0"/>
  <w15:commentEx w15:paraId="565D15FF" w15:done="0"/>
  <w15:commentEx w15:paraId="3F43065D" w15:done="0"/>
  <w15:commentEx w15:paraId="3E852554" w15:done="0"/>
  <w15:commentEx w15:paraId="491857B3" w15:done="0"/>
  <w15:commentEx w15:paraId="4FD73C92" w15:done="0"/>
  <w15:commentEx w15:paraId="61823EDB" w15:done="0"/>
  <w15:commentEx w15:paraId="71522BE9" w15:done="0"/>
  <w15:commentEx w15:paraId="0F90402C" w15:done="0"/>
  <w15:commentEx w15:paraId="0B9961FE" w15:done="0"/>
  <w15:commentEx w15:paraId="73284408" w15:done="0"/>
  <w15:commentEx w15:paraId="40EB33EB" w15:done="0"/>
  <w15:commentEx w15:paraId="5C9F3F04" w15:done="0"/>
  <w15:commentEx w15:paraId="61546687" w15:done="0"/>
  <w15:commentEx w15:paraId="02872549" w15:done="0"/>
  <w15:commentEx w15:paraId="6F255CE9" w15:done="0"/>
  <w15:commentEx w15:paraId="49C82D3B" w15:done="0"/>
  <w15:commentEx w15:paraId="47A31027" w15:done="0"/>
  <w15:commentEx w15:paraId="53F32558" w15:done="0"/>
  <w15:commentEx w15:paraId="43FC3463" w15:done="0"/>
  <w15:commentEx w15:paraId="47D26162" w15:done="0"/>
  <w15:commentEx w15:paraId="667F2F09" w15:done="0"/>
  <w15:commentEx w15:paraId="084402C0" w15:done="0"/>
  <w15:commentEx w15:paraId="680B4252" w15:done="0"/>
  <w15:commentEx w15:paraId="4D472022" w15:done="0"/>
  <w15:commentEx w15:paraId="39C8120D" w15:done="0"/>
  <w15:commentEx w15:paraId="53571064" w15:done="0"/>
  <w15:commentEx w15:paraId="4F16659E" w15:done="0"/>
  <w15:commentEx w15:paraId="14F75CB5" w15:done="0"/>
  <w15:commentEx w15:paraId="43C34B47" w15:done="0"/>
  <w15:commentEx w15:paraId="428D1DF8" w15:done="0"/>
  <w15:commentEx w15:paraId="328100A6" w15:done="0"/>
  <w15:commentEx w15:paraId="6C72496A" w15:done="0"/>
  <w15:commentEx w15:paraId="4F97447F" w15:done="0"/>
  <w15:commentEx w15:paraId="134A3085" w15:done="0"/>
  <w15:commentEx w15:paraId="1BD675BC" w15:done="0"/>
  <w15:commentEx w15:paraId="12913825" w15:done="0"/>
  <w15:commentEx w15:paraId="43CF23B2" w15:done="0"/>
  <w15:commentEx w15:paraId="19770AEA" w15:done="0"/>
  <w15:commentEx w15:paraId="7F4373A6" w15:done="0"/>
  <w15:commentEx w15:paraId="25EE4ADD" w15:done="0"/>
  <w15:commentEx w15:paraId="04DB7F90" w15:done="0"/>
  <w15:commentEx w15:paraId="36010656" w15:done="0"/>
  <w15:commentEx w15:paraId="6619121E" w15:done="0"/>
  <w15:commentEx w15:paraId="2367741D" w15:done="0"/>
  <w15:commentEx w15:paraId="678F63FC" w15:done="0"/>
  <w15:commentEx w15:paraId="5D583ACF" w15:done="0"/>
  <w15:commentEx w15:paraId="294F3E53" w15:done="0"/>
  <w15:commentEx w15:paraId="749F4783" w15:done="0"/>
  <w15:commentEx w15:paraId="33A22690" w15:done="0"/>
  <w15:commentEx w15:paraId="2DF177AE" w15:done="0"/>
  <w15:commentEx w15:paraId="3BFD7766" w15:done="0"/>
  <w15:commentEx w15:paraId="0E7D1A44" w15:done="0"/>
  <w15:commentEx w15:paraId="36300B16" w15:done="0"/>
  <w15:commentEx w15:paraId="16C40C20" w15:done="0"/>
  <w15:commentEx w15:paraId="05E15AEE" w15:done="0"/>
  <w15:commentEx w15:paraId="1FAB73A6" w15:done="0"/>
  <w15:commentEx w15:paraId="6439380F" w15:done="0"/>
  <w15:commentEx w15:paraId="0DCE5FA7" w15:done="0"/>
  <w15:commentEx w15:paraId="4DDD0174" w15:done="0"/>
  <w15:commentEx w15:paraId="4F184D84" w15:done="0"/>
  <w15:commentEx w15:paraId="0D207B30" w15:done="0"/>
  <w15:commentEx w15:paraId="56915A97" w15:done="0"/>
  <w15:commentEx w15:paraId="34772AF7" w15:done="0"/>
  <w15:commentEx w15:paraId="0A7624CE" w15:done="0"/>
  <w15:commentEx w15:paraId="1D2D5DE0" w15:done="0"/>
  <w15:commentEx w15:paraId="588F1E99" w15:done="0"/>
  <w15:commentEx w15:paraId="3E573B69" w15:done="0"/>
  <w15:commentEx w15:paraId="64BD5A07" w15:done="0"/>
  <w15:commentEx w15:paraId="700B09BC" w15:done="0"/>
  <w15:commentEx w15:paraId="05D30F2C" w15:done="0"/>
  <w15:commentEx w15:paraId="6ECD0731" w15:done="0"/>
  <w15:commentEx w15:paraId="04A661C5" w15:done="0"/>
  <w15:commentEx w15:paraId="334A7D13" w15:done="0"/>
  <w15:commentEx w15:paraId="51682A1F" w15:done="0"/>
  <w15:commentEx w15:paraId="72496FA7" w15:done="0"/>
  <w15:commentEx w15:paraId="23314534" w15:done="0"/>
  <w15:commentEx w15:paraId="58DE0F6A" w15:done="0"/>
  <w15:commentEx w15:paraId="35DF3017" w15:done="0"/>
  <w15:commentEx w15:paraId="58E04F9B" w15:done="0"/>
  <w15:commentEx w15:paraId="1A207293" w15:done="0"/>
  <w15:commentEx w15:paraId="199E45F9" w15:done="0"/>
  <w15:commentEx w15:paraId="4BCD1D0F" w15:done="0"/>
  <w15:commentEx w15:paraId="60CE37CE" w15:done="0"/>
  <w15:commentEx w15:paraId="027A5DB5" w15:done="0"/>
  <w15:commentEx w15:paraId="07C6782C" w15:done="0"/>
  <w15:commentEx w15:paraId="704B70D4" w15:done="0"/>
  <w15:commentEx w15:paraId="50EF7B77" w15:done="0"/>
  <w15:commentEx w15:paraId="63097082" w15:done="0"/>
  <w15:commentEx w15:paraId="31764423" w15:done="0"/>
  <w15:commentEx w15:paraId="7B744785" w15:done="0"/>
  <w15:commentEx w15:paraId="63440CBF" w15:done="0"/>
  <w15:commentEx w15:paraId="6EDB4B74" w15:done="0"/>
  <w15:commentEx w15:paraId="53315333" w15:done="0"/>
  <w15:commentEx w15:paraId="06EB4219" w15:done="0"/>
  <w15:commentEx w15:paraId="3F742946" w15:done="0"/>
  <w15:commentEx w15:paraId="53C5561A" w15:done="0"/>
  <w15:commentEx w15:paraId="1A5E6E63" w15:done="0"/>
  <w15:commentEx w15:paraId="44533ED8" w15:done="0"/>
  <w15:commentEx w15:paraId="0549569C" w15:done="0"/>
  <w15:commentEx w15:paraId="18DB1F98" w15:done="0"/>
  <w15:commentEx w15:paraId="77CB62EF" w15:done="0"/>
  <w15:commentEx w15:paraId="63D461E1" w15:done="0"/>
  <w15:commentEx w15:paraId="672F2EC8" w15:done="0"/>
  <w15:commentEx w15:paraId="0CF90F24" w15:done="0"/>
  <w15:commentEx w15:paraId="022536C8" w15:done="0"/>
  <w15:commentEx w15:paraId="0A9D6DA3" w15:done="0"/>
  <w15:commentEx w15:paraId="54B87CC5" w15:done="0"/>
  <w15:commentEx w15:paraId="453E648B" w15:done="0"/>
  <w15:commentEx w15:paraId="68812D12" w15:done="0"/>
  <w15:commentEx w15:paraId="595C6B63" w15:done="0"/>
  <w15:commentEx w15:paraId="351A2900" w15:done="0"/>
  <w15:commentEx w15:paraId="2B8B08AA" w15:done="0"/>
  <w15:commentEx w15:paraId="74D61AA4" w15:done="0"/>
  <w15:commentEx w15:paraId="02C823BC" w15:done="0"/>
  <w15:commentEx w15:paraId="31AF75DB" w15:done="0"/>
  <w15:commentEx w15:paraId="1D092DF6" w15:done="0"/>
  <w15:commentEx w15:paraId="1E800A8C" w15:done="0"/>
  <w15:commentEx w15:paraId="7218671A" w15:done="0"/>
  <w15:commentEx w15:paraId="10750C2D" w15:done="0"/>
  <w15:commentEx w15:paraId="18A040F5" w15:done="0"/>
  <w15:commentEx w15:paraId="2CBF3289" w15:done="0"/>
  <w15:commentEx w15:paraId="0188263F" w15:done="0"/>
  <w15:commentEx w15:paraId="1E8C57C0" w15:done="0"/>
  <w15:commentEx w15:paraId="7D8128C2" w15:done="0"/>
  <w15:commentEx w15:paraId="6936378F" w15:done="0"/>
  <w15:commentEx w15:paraId="40DB5ABF" w15:done="0"/>
  <w15:commentEx w15:paraId="2ABA33D1" w15:done="0"/>
  <w15:commentEx w15:paraId="599D578D" w15:done="0"/>
  <w15:commentEx w15:paraId="626D4246" w15:done="0"/>
  <w15:commentEx w15:paraId="4BD43F83" w15:done="0"/>
  <w15:commentEx w15:paraId="0FEA6794" w15:done="0"/>
  <w15:commentEx w15:paraId="482B2B18" w15:done="0"/>
  <w15:commentEx w15:paraId="3E4F638B" w15:done="0"/>
  <w15:commentEx w15:paraId="30BC5949" w15:done="0"/>
  <w15:commentEx w15:paraId="4FA972AD" w15:done="0"/>
  <w15:commentEx w15:paraId="60261D3B" w15:done="0"/>
  <w15:commentEx w15:paraId="1CAC48EE" w15:done="0"/>
  <w15:commentEx w15:paraId="66E04F22" w15:done="0"/>
  <w15:commentEx w15:paraId="3CA829B8" w15:done="0"/>
  <w15:commentEx w15:paraId="32CD4461" w15:done="0"/>
  <w15:commentEx w15:paraId="09B84132" w15:done="0"/>
  <w15:commentEx w15:paraId="551012F3" w15:done="0"/>
  <w15:commentEx w15:paraId="353D22C2" w15:done="0"/>
  <w15:commentEx w15:paraId="5A212409" w15:done="0"/>
  <w15:commentEx w15:paraId="008A10D1" w15:done="0"/>
  <w15:commentEx w15:paraId="682059F4" w15:done="0"/>
  <w15:commentEx w15:paraId="6DE171CE" w15:done="0"/>
  <w15:commentEx w15:paraId="176A4D46" w15:done="0"/>
  <w15:commentEx w15:paraId="7D9F1675" w15:done="0"/>
  <w15:commentEx w15:paraId="396B6534" w15:done="0"/>
  <w15:commentEx w15:paraId="4BB33551" w15:done="0"/>
  <w15:commentEx w15:paraId="01B34F3F" w15:done="0"/>
  <w15:commentEx w15:paraId="21543F7F" w15:done="0"/>
  <w15:commentEx w15:paraId="454B1A14" w15:done="0"/>
  <w15:commentEx w15:paraId="4EF472B6" w15:done="0"/>
  <w15:commentEx w15:paraId="444977B0" w15:done="0"/>
  <w15:commentEx w15:paraId="626F4C84" w15:done="0"/>
  <w15:commentEx w15:paraId="31A26AC7" w15:done="0"/>
  <w15:commentEx w15:paraId="0D8942DA" w15:done="0"/>
  <w15:commentEx w15:paraId="6D406367" w15:done="0"/>
  <w15:commentEx w15:paraId="509765CB" w15:done="0"/>
  <w15:commentEx w15:paraId="24540ED9" w15:done="0"/>
  <w15:commentEx w15:paraId="3D7C4E91" w15:done="0"/>
  <w15:commentEx w15:paraId="4BEE5EC8" w15:done="0"/>
  <w15:commentEx w15:paraId="66D77FD1" w15:done="0"/>
  <w15:commentEx w15:paraId="29CB0BA4" w15:done="0"/>
  <w15:commentEx w15:paraId="4F7B1B20" w15:done="0"/>
  <w15:commentEx w15:paraId="5F6D1649" w15:done="0"/>
  <w15:commentEx w15:paraId="6E200FC5" w15:done="0"/>
  <w15:commentEx w15:paraId="2B710CDC" w15:done="0"/>
  <w15:commentEx w15:paraId="195826C0" w15:done="0"/>
  <w15:commentEx w15:paraId="551E16F6" w15:done="0"/>
  <w15:commentEx w15:paraId="6FC4100C" w15:done="0"/>
  <w15:commentEx w15:paraId="763A0D05" w15:done="0"/>
  <w15:commentEx w15:paraId="10875522" w15:done="0"/>
  <w15:commentEx w15:paraId="17211EEF" w15:done="0"/>
  <w15:commentEx w15:paraId="37FB54BE" w15:done="0"/>
  <w15:commentEx w15:paraId="51184DF8" w15:done="0"/>
  <w15:commentEx w15:paraId="14A32BE5" w15:done="0"/>
  <w15:commentEx w15:paraId="6ADE3DE5" w15:done="0"/>
  <w15:commentEx w15:paraId="68613027" w15:done="0"/>
  <w15:commentEx w15:paraId="23842161" w15:done="0"/>
  <w15:commentEx w15:paraId="49E95F22" w15:done="0"/>
  <w15:commentEx w15:paraId="1F7F45A1" w15:done="0"/>
  <w15:commentEx w15:paraId="1A766747" w15:done="0"/>
  <w15:commentEx w15:paraId="2BFC0144" w15:done="0"/>
  <w15:commentEx w15:paraId="03BC2DE1" w15:done="0"/>
  <w15:commentEx w15:paraId="4C730A7D" w15:done="0"/>
  <w15:commentEx w15:paraId="121D7652" w15:done="0"/>
  <w15:commentEx w15:paraId="467F7873" w15:done="0"/>
  <w15:commentEx w15:paraId="3F1F0EA0" w15:done="0"/>
  <w15:commentEx w15:paraId="1FED73E8" w15:done="0"/>
  <w15:commentEx w15:paraId="001E2531" w15:done="0"/>
  <w15:commentEx w15:paraId="43125B19" w15:done="0"/>
  <w15:commentEx w15:paraId="2D3E2BD3" w15:done="0"/>
  <w15:commentEx w15:paraId="3D625CE6" w15:done="0"/>
  <w15:commentEx w15:paraId="54A46C00" w15:done="0"/>
  <w15:commentEx w15:paraId="4C3F4F33" w15:done="0"/>
  <w15:commentEx w15:paraId="4DE6305F" w15:done="0"/>
  <w15:commentEx w15:paraId="2C0F448E" w15:done="0"/>
  <w15:commentEx w15:paraId="21BF278D" w15:done="0"/>
  <w15:commentEx w15:paraId="5D912512" w15:done="0"/>
  <w15:commentEx w15:paraId="1A08641E" w15:done="0"/>
  <w15:commentEx w15:paraId="55714E8B" w15:done="0"/>
  <w15:commentEx w15:paraId="0DE31DDF" w15:done="0"/>
  <w15:commentEx w15:paraId="4A1A7FDB" w15:done="0"/>
  <w15:commentEx w15:paraId="3E3A185E" w15:done="0"/>
  <w15:commentEx w15:paraId="13CB139C" w15:done="0"/>
  <w15:commentEx w15:paraId="566852AD" w15:done="0"/>
  <w15:commentEx w15:paraId="52ED4E06" w15:done="0"/>
  <w15:commentEx w15:paraId="65356462" w15:done="0"/>
  <w15:commentEx w15:paraId="50A44213" w15:done="0"/>
  <w15:commentEx w15:paraId="62082BE2" w15:done="0"/>
  <w15:commentEx w15:paraId="4DA411E2" w15:done="0"/>
  <w15:commentEx w15:paraId="125831E0" w15:done="0"/>
  <w15:commentEx w15:paraId="33460E59" w15:done="0"/>
  <w15:commentEx w15:paraId="63646620" w15:done="0"/>
  <w15:commentEx w15:paraId="5ADA7A0F" w15:done="0"/>
  <w15:commentEx w15:paraId="0C241981" w15:done="0"/>
  <w15:commentEx w15:paraId="5F3F7369" w15:done="0"/>
  <w15:commentEx w15:paraId="0B7F593A" w15:done="0"/>
  <w15:commentEx w15:paraId="2CB24A03" w15:done="0"/>
  <w15:commentEx w15:paraId="56BE0F64" w15:done="0"/>
  <w15:commentEx w15:paraId="42E44351" w15:done="0"/>
  <w15:commentEx w15:paraId="4C410CB9" w15:done="0"/>
  <w15:commentEx w15:paraId="5D4F1286" w15:done="0"/>
  <w15:commentEx w15:paraId="3E705F9B" w15:done="0"/>
  <w15:commentEx w15:paraId="75C907B4" w15:done="0"/>
  <w15:commentEx w15:paraId="2AF51C58" w15:done="0"/>
  <w15:commentEx w15:paraId="555A3A35" w15:done="0"/>
  <w15:commentEx w15:paraId="72297AAC" w15:done="0"/>
  <w15:commentEx w15:paraId="274B324B" w15:done="0"/>
  <w15:commentEx w15:paraId="22CB6C87" w15:done="0"/>
  <w15:commentEx w15:paraId="427F5603" w15:done="0"/>
  <w15:commentEx w15:paraId="2DF81211" w15:done="0"/>
  <w15:commentEx w15:paraId="1D071D5F" w15:done="0"/>
  <w15:commentEx w15:paraId="17572EEB" w15:done="0"/>
  <w15:commentEx w15:paraId="1DF051B3" w15:done="0"/>
  <w15:commentEx w15:paraId="759504B8" w15:done="0"/>
  <w15:commentEx w15:paraId="415F5C50" w15:done="0"/>
  <w15:commentEx w15:paraId="571136DD" w15:done="0"/>
  <w15:commentEx w15:paraId="42E16860" w15:done="0"/>
  <w15:commentEx w15:paraId="5ED81B84" w15:done="0"/>
  <w15:commentEx w15:paraId="41FC5C11" w15:done="0"/>
  <w15:commentEx w15:paraId="2DD31DE7" w15:done="0"/>
  <w15:commentEx w15:paraId="150A6CF6" w15:done="0"/>
  <w15:commentEx w15:paraId="6C3F15CB" w15:done="0"/>
  <w15:commentEx w15:paraId="3E4753AA" w15:done="0"/>
  <w15:commentEx w15:paraId="075E384A" w15:done="0"/>
  <w15:commentEx w15:paraId="372862B6" w15:done="0"/>
  <w15:commentEx w15:paraId="776C05D6" w15:done="0"/>
  <w15:commentEx w15:paraId="05EE04B4" w15:done="0"/>
  <w15:commentEx w15:paraId="21D5597B" w15:done="0"/>
  <w15:commentEx w15:paraId="517C65B5" w15:done="0"/>
  <w15:commentEx w15:paraId="2BA57D64" w15:done="0"/>
  <w15:commentEx w15:paraId="504068A1" w15:done="0"/>
  <w15:commentEx w15:paraId="684A635D" w15:done="0"/>
  <w15:commentEx w15:paraId="10530A28" w15:done="0"/>
  <w15:commentEx w15:paraId="0E630172" w15:done="0"/>
  <w15:commentEx w15:paraId="4D0A4519" w15:done="0"/>
  <w15:commentEx w15:paraId="425B22EB" w15:done="0"/>
  <w15:commentEx w15:paraId="23840246" w15:done="0"/>
  <w15:commentEx w15:paraId="726129BE" w15:done="0"/>
  <w15:commentEx w15:paraId="1C847AF2" w15:done="0"/>
  <w15:commentEx w15:paraId="5F7C1DEF" w15:done="0"/>
  <w15:commentEx w15:paraId="046920D9" w15:done="0"/>
  <w15:commentEx w15:paraId="551E75B2" w15:done="0"/>
  <w15:commentEx w15:paraId="7F604771" w15:done="0"/>
  <w15:commentEx w15:paraId="7EFD28D0" w15:done="0"/>
  <w15:commentEx w15:paraId="2DD87270" w15:done="0"/>
  <w15:commentEx w15:paraId="511E134B" w15:done="0"/>
  <w15:commentEx w15:paraId="75366D8E" w15:done="0"/>
  <w15:commentEx w15:paraId="36326B45" w15:done="0"/>
  <w15:commentEx w15:paraId="40CA118C" w15:done="0"/>
  <w15:commentEx w15:paraId="78264E1E" w15:done="0"/>
  <w15:commentEx w15:paraId="4F025A75" w15:done="0"/>
  <w15:commentEx w15:paraId="16F628DD" w15:done="0"/>
  <w15:commentEx w15:paraId="5EDE3324" w15:done="0"/>
  <w15:commentEx w15:paraId="01C27FD1" w15:done="0"/>
  <w15:commentEx w15:paraId="51A41A06" w15:done="0"/>
  <w15:commentEx w15:paraId="66235978" w15:done="0"/>
  <w15:commentEx w15:paraId="14D50321" w15:done="0"/>
  <w15:commentEx w15:paraId="09BF509F" w15:done="0"/>
  <w15:commentEx w15:paraId="685F1B55" w15:done="0"/>
  <w15:commentEx w15:paraId="621B11CB" w15:done="0"/>
  <w15:commentEx w15:paraId="551450E2" w15:done="0"/>
  <w15:commentEx w15:paraId="5EB147D8" w15:done="0"/>
  <w15:commentEx w15:paraId="675B452B" w15:done="0"/>
  <w15:commentEx w15:paraId="19433BE0" w15:done="0"/>
  <w15:commentEx w15:paraId="02260BBA" w15:done="0"/>
  <w15:commentEx w15:paraId="606E2C5E" w15:done="0"/>
  <w15:commentEx w15:paraId="5E245A83" w15:done="0"/>
  <w15:commentEx w15:paraId="50821F93" w15:done="0"/>
  <w15:commentEx w15:paraId="09370F6D" w15:done="0"/>
  <w15:commentEx w15:paraId="6E913529" w15:done="0"/>
  <w15:commentEx w15:paraId="7A282F0E" w15:done="0"/>
  <w15:commentEx w15:paraId="79C63B17" w15:done="0"/>
  <w15:commentEx w15:paraId="0C9A40B6" w15:done="0"/>
  <w15:commentEx w15:paraId="66F809C4" w15:done="0"/>
  <w15:commentEx w15:paraId="793C2BB0" w15:done="0" w15:paraIdParent="66F809C4"/>
  <w15:commentEx w15:paraId="3A7F6B6F" w15:done="0"/>
  <w15:commentEx w15:paraId="1E4379C4" w15:done="0"/>
  <w15:commentEx w15:paraId="344712CE" w15:done="0"/>
  <w15:commentEx w15:paraId="2C182300" w15:done="0"/>
  <w15:commentEx w15:paraId="022364F5" w15:done="0"/>
  <w15:commentEx w15:paraId="0A4D46B9" w15:done="0"/>
  <w15:commentEx w15:paraId="6C631A7A" w15:done="0"/>
  <w15:commentEx w15:paraId="08D675CC" w15:done="0"/>
  <w15:commentEx w15:paraId="30A87BD7" w15:done="0"/>
  <w15:commentEx w15:paraId="31767229" w15:done="0"/>
  <w15:commentEx w15:paraId="7EF73D0F" w15:done="0"/>
  <w15:commentEx w15:paraId="4D770793" w15:done="0"/>
  <w15:commentEx w15:paraId="4D0D3C95" w15:done="0"/>
  <w15:commentEx w15:paraId="739E61A1" w15:done="0"/>
  <w15:commentEx w15:paraId="73F22969" w15:done="0"/>
  <w15:commentEx w15:paraId="325E0309" w15:done="0"/>
  <w15:commentEx w15:paraId="4BD15484" w15:done="0"/>
  <w15:commentEx w15:paraId="2A4C421D" w15:done="0"/>
  <w15:commentEx w15:paraId="3A073176" w15:done="0"/>
  <w15:commentEx w15:paraId="2CD36E96" w15:done="0"/>
  <w15:commentEx w15:paraId="657A4A4E" w15:done="0"/>
  <w15:commentEx w15:paraId="33290491" w15:done="0"/>
  <w15:commentEx w15:paraId="052C2ABA" w15:done="0"/>
  <w15:commentEx w15:paraId="418110D7" w15:done="0"/>
  <w15:commentEx w15:paraId="7D10066F" w15:done="0"/>
  <w15:commentEx w15:paraId="0A832A61" w15:done="0"/>
  <w15:commentEx w15:paraId="3D1C1ECB" w15:done="0"/>
  <w15:commentEx w15:paraId="66F9251C" w15:done="0"/>
  <w15:commentEx w15:paraId="169F2BB9" w15:done="0"/>
  <w15:commentEx w15:paraId="75CB61E9" w15:done="0"/>
  <w15:commentEx w15:paraId="7BD54BD6" w15:done="0"/>
  <w15:commentEx w15:paraId="782D5FE8" w15:done="0"/>
  <w15:commentEx w15:paraId="5DB83FD2" w15:done="0"/>
  <w15:commentEx w15:paraId="3E1772F6" w15:done="0"/>
  <w15:commentEx w15:paraId="1C1A7518" w15:done="0"/>
  <w15:commentEx w15:paraId="36F54374" w15:done="0"/>
  <w15:commentEx w15:paraId="3BF123B1" w15:done="0"/>
  <w15:commentEx w15:paraId="7AA17B4B" w15:done="0"/>
  <w15:commentEx w15:paraId="57F20365" w15:done="0"/>
  <w15:commentEx w15:paraId="5E8E442C" w15:done="0"/>
  <w15:commentEx w15:paraId="7F615C24" w15:done="0"/>
  <w15:commentEx w15:paraId="6B467B1D" w15:done="0"/>
  <w15:commentEx w15:paraId="772775A5" w15:done="0"/>
  <w15:commentEx w15:paraId="46163D31" w15:done="0"/>
  <w15:commentEx w15:paraId="11252A4D" w15:done="0"/>
  <w15:commentEx w15:paraId="63073196" w15:done="0"/>
  <w15:commentEx w15:paraId="0DC82152" w15:done="0"/>
  <w15:commentEx w15:paraId="131134D5" w15:done="0"/>
  <w15:commentEx w15:paraId="3BDD7420" w15:done="0"/>
  <w15:commentEx w15:paraId="428C4956" w15:done="0"/>
  <w15:commentEx w15:paraId="4AA742FC" w15:done="0"/>
  <w15:commentEx w15:paraId="7BE77123" w15:done="0"/>
  <w15:commentEx w15:paraId="022F7CE7" w15:done="0"/>
  <w15:commentEx w15:paraId="029C54ED" w15:done="0"/>
  <w15:commentEx w15:paraId="55DC5EC5" w15:done="0"/>
  <w15:commentEx w15:paraId="1A635C54" w15:done="0"/>
  <w15:commentEx w15:paraId="05436DBE" w15:done="0"/>
  <w15:commentEx w15:paraId="4EA71B63" w15:done="0"/>
  <w15:commentEx w15:paraId="3F4070E5" w15:done="0"/>
  <w15:commentEx w15:paraId="4E36395A" w15:done="0"/>
  <w15:commentEx w15:paraId="7B462E17" w15:done="0"/>
  <w15:commentEx w15:paraId="2F3C34B1" w15:done="0"/>
  <w15:commentEx w15:paraId="7CF36E26" w15:done="0"/>
  <w15:commentEx w15:paraId="2F722859" w15:done="0"/>
  <w15:commentEx w15:paraId="35E80C37" w15:done="0"/>
  <w15:commentEx w15:paraId="44937645" w15:done="0"/>
  <w15:commentEx w15:paraId="79D71469" w15:done="0"/>
  <w15:commentEx w15:paraId="11107B29" w15:done="0"/>
  <w15:commentEx w15:paraId="38DD35B8" w15:done="0"/>
  <w15:commentEx w15:paraId="11042F82" w15:done="0"/>
  <w15:commentEx w15:paraId="34130B20" w15:done="0"/>
  <w15:commentEx w15:paraId="136A59D6" w15:done="0"/>
  <w15:commentEx w15:paraId="60600005" w15:done="0"/>
  <w15:commentEx w15:paraId="538E363D" w15:done="0"/>
  <w15:commentEx w15:paraId="6B9153D2" w15:done="0"/>
  <w15:commentEx w15:paraId="46C13720" w15:done="0"/>
  <w15:commentEx w15:paraId="17AB00E1" w15:done="0"/>
  <w15:commentEx w15:paraId="72514341" w15:done="0"/>
  <w15:commentEx w15:paraId="607F0A9B" w15:done="0"/>
  <w15:commentEx w15:paraId="5DB814FB" w15:done="0"/>
  <w15:commentEx w15:paraId="1F8076E0" w15:done="0"/>
  <w15:commentEx w15:paraId="75141ECC" w15:done="0"/>
  <w15:commentEx w15:paraId="21D276A9" w15:done="0"/>
  <w15:commentEx w15:paraId="6FD71910" w15:done="0"/>
  <w15:commentEx w15:paraId="64A301EB" w15:done="0"/>
  <w15:commentEx w15:paraId="0FC01D0F" w15:done="0"/>
  <w15:commentEx w15:paraId="6BBE6ABF" w15:done="0"/>
  <w15:commentEx w15:paraId="4C0A713A" w15:done="0"/>
  <w15:commentEx w15:paraId="665D2BC1" w15:done="0"/>
  <w15:commentEx w15:paraId="3CE36AB2" w15:done="0"/>
  <w15:commentEx w15:paraId="163F75B5" w15:done="0"/>
  <w15:commentEx w15:paraId="5B1F080A" w15:done="0"/>
  <w15:commentEx w15:paraId="2CFB4071" w15:done="0"/>
  <w15:commentEx w15:paraId="682E294E" w15:done="0"/>
  <w15:commentEx w15:paraId="139462F7" w15:done="0"/>
  <w15:commentEx w15:paraId="124B0944" w15:done="0"/>
  <w15:commentEx w15:paraId="504D76E1" w15:done="0"/>
  <w15:commentEx w15:paraId="28F75BF1" w15:done="0"/>
  <w15:commentEx w15:paraId="7EBF0B02" w15:done="0"/>
  <w15:commentEx w15:paraId="75A6365F" w15:done="0"/>
  <w15:commentEx w15:paraId="0E28694A" w15:done="0"/>
  <w15:commentEx w15:paraId="0CB8239E" w15:done="0"/>
  <w15:commentEx w15:paraId="3A0673EA" w15:done="0"/>
  <w15:commentEx w15:paraId="2AAA0B09" w15:done="0"/>
  <w15:commentEx w15:paraId="70E55DB9" w15:done="0"/>
  <w15:commentEx w15:paraId="718E4BCA" w15:done="0"/>
  <w15:commentEx w15:paraId="1D7541D6" w15:done="0"/>
  <w15:commentEx w15:paraId="1AB831A1" w15:done="0"/>
  <w15:commentEx w15:paraId="05DF5E8F" w15:done="0"/>
  <w15:commentEx w15:paraId="70BB26E1" w15:done="0"/>
  <w15:commentEx w15:paraId="35597782" w15:done="0"/>
  <w15:commentEx w15:paraId="259447BB" w15:done="0"/>
  <w15:commentEx w15:paraId="23F92302" w15:done="0"/>
  <w15:commentEx w15:paraId="59243ABE" w15:done="0"/>
  <w15:commentEx w15:paraId="10C606BD" w15:done="0"/>
  <w15:commentEx w15:paraId="63E4729F" w15:done="0"/>
  <w15:commentEx w15:paraId="4215479B" w15:done="0"/>
  <w15:commentEx w15:paraId="39D43D36" w15:done="0"/>
  <w15:commentEx w15:paraId="201330E9" w15:done="0"/>
  <w15:commentEx w15:paraId="79B443CA" w15:done="0"/>
  <w15:commentEx w15:paraId="5D9E56B6" w15:done="0"/>
  <w15:commentEx w15:paraId="7C77608E" w15:done="0"/>
  <w15:commentEx w15:paraId="2359377D" w15:done="0"/>
  <w15:commentEx w15:paraId="78F56D6B" w15:done="0"/>
  <w15:commentEx w15:paraId="70FF2105" w15:done="0"/>
  <w15:commentEx w15:paraId="0FE07000" w15:done="0"/>
  <w15:commentEx w15:paraId="28F75C86" w15:done="0"/>
  <w15:commentEx w15:paraId="53F946E8" w15:done="0"/>
  <w15:commentEx w15:paraId="7A29660D" w15:done="0"/>
  <w15:commentEx w15:paraId="22833C3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A1649C"/>
    <w:multiLevelType w:val="singleLevel"/>
    <w:tmpl w:val="FDA1649C"/>
    <w:lvl w:ilvl="0" w:tentative="0">
      <w:start w:val="1"/>
      <w:numFmt w:val="decimal"/>
      <w:lvlText w:val="%1."/>
      <w:lvlJc w:val="left"/>
      <w:pPr>
        <w:tabs>
          <w:tab w:val="left" w:pos="312"/>
        </w:tabs>
      </w:pPr>
    </w:lvl>
  </w:abstractNum>
  <w:abstractNum w:abstractNumId="1">
    <w:nsid w:val="764AF9DC"/>
    <w:multiLevelType w:val="singleLevel"/>
    <w:tmpl w:val="764AF9DC"/>
    <w:lvl w:ilvl="0" w:tentative="0">
      <w:start w:val="2"/>
      <w:numFmt w:val="decimal"/>
      <w:lvlText w:val="%1."/>
      <w:lvlJc w:val="left"/>
      <w:pPr>
        <w:tabs>
          <w:tab w:val="left" w:pos="312"/>
        </w:tabs>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_chen">
    <w15:presenceInfo w15:providerId="WPS Office" w15:userId="2149745110"/>
  </w15:person>
  <w15:person w15:author="chenlin">
    <w15:presenceInfo w15:providerId="None" w15:userId="chenl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E26527"/>
    <w:rsid w:val="000031DE"/>
    <w:rsid w:val="0002339D"/>
    <w:rsid w:val="00027908"/>
    <w:rsid w:val="00047090"/>
    <w:rsid w:val="00054F9F"/>
    <w:rsid w:val="00066A43"/>
    <w:rsid w:val="00086439"/>
    <w:rsid w:val="000C48BA"/>
    <w:rsid w:val="000E6C59"/>
    <w:rsid w:val="000F42C3"/>
    <w:rsid w:val="001121FE"/>
    <w:rsid w:val="00156659"/>
    <w:rsid w:val="0017088E"/>
    <w:rsid w:val="0018267E"/>
    <w:rsid w:val="001C533E"/>
    <w:rsid w:val="00217DE1"/>
    <w:rsid w:val="00221CB5"/>
    <w:rsid w:val="00243AEA"/>
    <w:rsid w:val="00257821"/>
    <w:rsid w:val="00265E82"/>
    <w:rsid w:val="00265FE3"/>
    <w:rsid w:val="002A18AF"/>
    <w:rsid w:val="002A4DCA"/>
    <w:rsid w:val="0036201C"/>
    <w:rsid w:val="003667A1"/>
    <w:rsid w:val="00366A5D"/>
    <w:rsid w:val="00373E24"/>
    <w:rsid w:val="00381F2C"/>
    <w:rsid w:val="00383C5E"/>
    <w:rsid w:val="003C51DE"/>
    <w:rsid w:val="003D6A6B"/>
    <w:rsid w:val="003F6F31"/>
    <w:rsid w:val="004358DE"/>
    <w:rsid w:val="00447A58"/>
    <w:rsid w:val="00451932"/>
    <w:rsid w:val="00481290"/>
    <w:rsid w:val="005037F1"/>
    <w:rsid w:val="005038F0"/>
    <w:rsid w:val="00520341"/>
    <w:rsid w:val="00544D41"/>
    <w:rsid w:val="00594BBB"/>
    <w:rsid w:val="005A772B"/>
    <w:rsid w:val="00606670"/>
    <w:rsid w:val="00614ED7"/>
    <w:rsid w:val="00636D26"/>
    <w:rsid w:val="0063783E"/>
    <w:rsid w:val="00647A32"/>
    <w:rsid w:val="00663AE1"/>
    <w:rsid w:val="0068237F"/>
    <w:rsid w:val="006A0C96"/>
    <w:rsid w:val="006A132A"/>
    <w:rsid w:val="00731A46"/>
    <w:rsid w:val="00747CB7"/>
    <w:rsid w:val="00752530"/>
    <w:rsid w:val="0076311D"/>
    <w:rsid w:val="0077794E"/>
    <w:rsid w:val="00792E7A"/>
    <w:rsid w:val="00794FD6"/>
    <w:rsid w:val="007B3AB6"/>
    <w:rsid w:val="007B4AEE"/>
    <w:rsid w:val="007D21C7"/>
    <w:rsid w:val="007D2B4D"/>
    <w:rsid w:val="007D2EA4"/>
    <w:rsid w:val="007D7243"/>
    <w:rsid w:val="007F049D"/>
    <w:rsid w:val="007F3CF7"/>
    <w:rsid w:val="007F716F"/>
    <w:rsid w:val="00805514"/>
    <w:rsid w:val="008174ED"/>
    <w:rsid w:val="00823794"/>
    <w:rsid w:val="00833FFC"/>
    <w:rsid w:val="008C59A5"/>
    <w:rsid w:val="008D4871"/>
    <w:rsid w:val="00920F30"/>
    <w:rsid w:val="009438AD"/>
    <w:rsid w:val="009628BC"/>
    <w:rsid w:val="00963561"/>
    <w:rsid w:val="00967011"/>
    <w:rsid w:val="0097461F"/>
    <w:rsid w:val="009B03A5"/>
    <w:rsid w:val="00A0504E"/>
    <w:rsid w:val="00A158D2"/>
    <w:rsid w:val="00A2257F"/>
    <w:rsid w:val="00A3636F"/>
    <w:rsid w:val="00A560BC"/>
    <w:rsid w:val="00AB347F"/>
    <w:rsid w:val="00AB4824"/>
    <w:rsid w:val="00B116F0"/>
    <w:rsid w:val="00B260C6"/>
    <w:rsid w:val="00B26334"/>
    <w:rsid w:val="00B36CC9"/>
    <w:rsid w:val="00B42E56"/>
    <w:rsid w:val="00B56DD7"/>
    <w:rsid w:val="00B65043"/>
    <w:rsid w:val="00B807C9"/>
    <w:rsid w:val="00B934CC"/>
    <w:rsid w:val="00BC5570"/>
    <w:rsid w:val="00C01928"/>
    <w:rsid w:val="00C126E3"/>
    <w:rsid w:val="00C13B4F"/>
    <w:rsid w:val="00C42D69"/>
    <w:rsid w:val="00C45CF8"/>
    <w:rsid w:val="00C578DC"/>
    <w:rsid w:val="00CA268E"/>
    <w:rsid w:val="00CE09C1"/>
    <w:rsid w:val="00CE60DE"/>
    <w:rsid w:val="00CF3DEE"/>
    <w:rsid w:val="00D0144F"/>
    <w:rsid w:val="00D22C5D"/>
    <w:rsid w:val="00D5528F"/>
    <w:rsid w:val="00D93E40"/>
    <w:rsid w:val="00DA6A5E"/>
    <w:rsid w:val="00DA7150"/>
    <w:rsid w:val="00DB404B"/>
    <w:rsid w:val="00DC5B40"/>
    <w:rsid w:val="00E06BEA"/>
    <w:rsid w:val="00E25C0A"/>
    <w:rsid w:val="00E26527"/>
    <w:rsid w:val="00E53E8E"/>
    <w:rsid w:val="00E578AB"/>
    <w:rsid w:val="00E578D2"/>
    <w:rsid w:val="00EC0618"/>
    <w:rsid w:val="00EC123E"/>
    <w:rsid w:val="00EC6EC2"/>
    <w:rsid w:val="00ED1CD6"/>
    <w:rsid w:val="00ED543B"/>
    <w:rsid w:val="00F17B9C"/>
    <w:rsid w:val="00F73382"/>
    <w:rsid w:val="00FC0353"/>
    <w:rsid w:val="00FC647E"/>
    <w:rsid w:val="00FF4480"/>
    <w:rsid w:val="00FF6DC5"/>
    <w:rsid w:val="01052595"/>
    <w:rsid w:val="010C0A82"/>
    <w:rsid w:val="010C461D"/>
    <w:rsid w:val="011320C8"/>
    <w:rsid w:val="011A6C18"/>
    <w:rsid w:val="01202469"/>
    <w:rsid w:val="012342DA"/>
    <w:rsid w:val="012640A7"/>
    <w:rsid w:val="0131000C"/>
    <w:rsid w:val="01373519"/>
    <w:rsid w:val="013D55D0"/>
    <w:rsid w:val="014C04B4"/>
    <w:rsid w:val="0151074D"/>
    <w:rsid w:val="015E7184"/>
    <w:rsid w:val="01756ED9"/>
    <w:rsid w:val="01792FCA"/>
    <w:rsid w:val="018556B0"/>
    <w:rsid w:val="018770B5"/>
    <w:rsid w:val="01921F65"/>
    <w:rsid w:val="01A603BE"/>
    <w:rsid w:val="01AD729C"/>
    <w:rsid w:val="01B035D2"/>
    <w:rsid w:val="01B47F70"/>
    <w:rsid w:val="01B7055E"/>
    <w:rsid w:val="01C55A34"/>
    <w:rsid w:val="01CD6F04"/>
    <w:rsid w:val="01D22846"/>
    <w:rsid w:val="01D31167"/>
    <w:rsid w:val="01D362CD"/>
    <w:rsid w:val="01E558C0"/>
    <w:rsid w:val="01F84206"/>
    <w:rsid w:val="02035F81"/>
    <w:rsid w:val="021376A1"/>
    <w:rsid w:val="022C0D94"/>
    <w:rsid w:val="02321509"/>
    <w:rsid w:val="02381DC2"/>
    <w:rsid w:val="023D4276"/>
    <w:rsid w:val="023D78E1"/>
    <w:rsid w:val="024E5F56"/>
    <w:rsid w:val="024F6862"/>
    <w:rsid w:val="02522F87"/>
    <w:rsid w:val="02584C55"/>
    <w:rsid w:val="025E2106"/>
    <w:rsid w:val="02635FE1"/>
    <w:rsid w:val="0263785D"/>
    <w:rsid w:val="02644092"/>
    <w:rsid w:val="026574B0"/>
    <w:rsid w:val="026E1175"/>
    <w:rsid w:val="02741219"/>
    <w:rsid w:val="02810219"/>
    <w:rsid w:val="02812299"/>
    <w:rsid w:val="028731EA"/>
    <w:rsid w:val="028C4622"/>
    <w:rsid w:val="029E5845"/>
    <w:rsid w:val="02B1043B"/>
    <w:rsid w:val="02BC2C6D"/>
    <w:rsid w:val="02C452BE"/>
    <w:rsid w:val="02D03FBB"/>
    <w:rsid w:val="02E13FE2"/>
    <w:rsid w:val="02F26D98"/>
    <w:rsid w:val="0301002B"/>
    <w:rsid w:val="030503E8"/>
    <w:rsid w:val="03275CA8"/>
    <w:rsid w:val="03316D3E"/>
    <w:rsid w:val="033A582E"/>
    <w:rsid w:val="033D2738"/>
    <w:rsid w:val="0340083C"/>
    <w:rsid w:val="03432300"/>
    <w:rsid w:val="034E0637"/>
    <w:rsid w:val="03677DB4"/>
    <w:rsid w:val="03760C49"/>
    <w:rsid w:val="037A4021"/>
    <w:rsid w:val="03854ABD"/>
    <w:rsid w:val="038B4B43"/>
    <w:rsid w:val="03912DB6"/>
    <w:rsid w:val="039224C7"/>
    <w:rsid w:val="03A715AD"/>
    <w:rsid w:val="03B7623E"/>
    <w:rsid w:val="03B953D6"/>
    <w:rsid w:val="03C72DB0"/>
    <w:rsid w:val="03C9153B"/>
    <w:rsid w:val="03CE74A4"/>
    <w:rsid w:val="03E350CF"/>
    <w:rsid w:val="03E82284"/>
    <w:rsid w:val="03EF51EF"/>
    <w:rsid w:val="03F20954"/>
    <w:rsid w:val="03F53D0C"/>
    <w:rsid w:val="040326F0"/>
    <w:rsid w:val="04032F47"/>
    <w:rsid w:val="040607D7"/>
    <w:rsid w:val="04155B2F"/>
    <w:rsid w:val="04156756"/>
    <w:rsid w:val="041F54F4"/>
    <w:rsid w:val="04232078"/>
    <w:rsid w:val="042A17B9"/>
    <w:rsid w:val="044720F1"/>
    <w:rsid w:val="044D18AF"/>
    <w:rsid w:val="044F7B13"/>
    <w:rsid w:val="04556284"/>
    <w:rsid w:val="04576B0E"/>
    <w:rsid w:val="045A7003"/>
    <w:rsid w:val="046F09A1"/>
    <w:rsid w:val="04701347"/>
    <w:rsid w:val="048066FB"/>
    <w:rsid w:val="049346C1"/>
    <w:rsid w:val="049E7942"/>
    <w:rsid w:val="04AE4146"/>
    <w:rsid w:val="04B4489B"/>
    <w:rsid w:val="04CD59F5"/>
    <w:rsid w:val="04D566F1"/>
    <w:rsid w:val="04E253CE"/>
    <w:rsid w:val="04F3397A"/>
    <w:rsid w:val="050D0094"/>
    <w:rsid w:val="050E4927"/>
    <w:rsid w:val="0513327E"/>
    <w:rsid w:val="0516713C"/>
    <w:rsid w:val="051C5565"/>
    <w:rsid w:val="05217FFC"/>
    <w:rsid w:val="05296E20"/>
    <w:rsid w:val="052C7FC0"/>
    <w:rsid w:val="052E715F"/>
    <w:rsid w:val="05346B66"/>
    <w:rsid w:val="054F2C91"/>
    <w:rsid w:val="055649F0"/>
    <w:rsid w:val="057126FC"/>
    <w:rsid w:val="057975C1"/>
    <w:rsid w:val="058253B4"/>
    <w:rsid w:val="058C04F6"/>
    <w:rsid w:val="058F692B"/>
    <w:rsid w:val="059D154A"/>
    <w:rsid w:val="05A05786"/>
    <w:rsid w:val="05A81059"/>
    <w:rsid w:val="05B94352"/>
    <w:rsid w:val="05D27E6B"/>
    <w:rsid w:val="05DF32EE"/>
    <w:rsid w:val="05F11D52"/>
    <w:rsid w:val="06017793"/>
    <w:rsid w:val="06047B8D"/>
    <w:rsid w:val="060571CA"/>
    <w:rsid w:val="06312BAF"/>
    <w:rsid w:val="06537F71"/>
    <w:rsid w:val="065B72A9"/>
    <w:rsid w:val="06685860"/>
    <w:rsid w:val="067C7B4A"/>
    <w:rsid w:val="06804193"/>
    <w:rsid w:val="0680723F"/>
    <w:rsid w:val="0694767A"/>
    <w:rsid w:val="06981D15"/>
    <w:rsid w:val="06A13382"/>
    <w:rsid w:val="06A36BD2"/>
    <w:rsid w:val="06A55029"/>
    <w:rsid w:val="06AA3FA2"/>
    <w:rsid w:val="06BA2EED"/>
    <w:rsid w:val="06C02C0D"/>
    <w:rsid w:val="06C9333F"/>
    <w:rsid w:val="06D23A3B"/>
    <w:rsid w:val="06E06DBF"/>
    <w:rsid w:val="06E40101"/>
    <w:rsid w:val="06F768A8"/>
    <w:rsid w:val="06F833AA"/>
    <w:rsid w:val="06FA2453"/>
    <w:rsid w:val="070E7D42"/>
    <w:rsid w:val="07125427"/>
    <w:rsid w:val="07152F6C"/>
    <w:rsid w:val="0715715B"/>
    <w:rsid w:val="071B0A22"/>
    <w:rsid w:val="071B5918"/>
    <w:rsid w:val="071C3D8B"/>
    <w:rsid w:val="072262ED"/>
    <w:rsid w:val="07327DD1"/>
    <w:rsid w:val="073E676C"/>
    <w:rsid w:val="07567331"/>
    <w:rsid w:val="07600CBF"/>
    <w:rsid w:val="076B5549"/>
    <w:rsid w:val="076D09CD"/>
    <w:rsid w:val="077276DB"/>
    <w:rsid w:val="07752108"/>
    <w:rsid w:val="077C1102"/>
    <w:rsid w:val="078D1DE4"/>
    <w:rsid w:val="0796532D"/>
    <w:rsid w:val="07A343AF"/>
    <w:rsid w:val="07B36741"/>
    <w:rsid w:val="07B41362"/>
    <w:rsid w:val="07BD17FC"/>
    <w:rsid w:val="07C826A5"/>
    <w:rsid w:val="07D26DD0"/>
    <w:rsid w:val="07DA2972"/>
    <w:rsid w:val="07E07314"/>
    <w:rsid w:val="07E80940"/>
    <w:rsid w:val="07E826DE"/>
    <w:rsid w:val="07F30D63"/>
    <w:rsid w:val="07F54B6F"/>
    <w:rsid w:val="08132F9B"/>
    <w:rsid w:val="082306A1"/>
    <w:rsid w:val="082315CC"/>
    <w:rsid w:val="082523A3"/>
    <w:rsid w:val="08296E28"/>
    <w:rsid w:val="082A05BA"/>
    <w:rsid w:val="08417597"/>
    <w:rsid w:val="084530C0"/>
    <w:rsid w:val="08472E51"/>
    <w:rsid w:val="085B6984"/>
    <w:rsid w:val="087E2D3B"/>
    <w:rsid w:val="087F7B54"/>
    <w:rsid w:val="08814E15"/>
    <w:rsid w:val="088A04ED"/>
    <w:rsid w:val="08901110"/>
    <w:rsid w:val="08A22A07"/>
    <w:rsid w:val="08A45DB6"/>
    <w:rsid w:val="08BB660B"/>
    <w:rsid w:val="08C63C08"/>
    <w:rsid w:val="08CB05B4"/>
    <w:rsid w:val="08CD0F95"/>
    <w:rsid w:val="08E67C0D"/>
    <w:rsid w:val="08EC1311"/>
    <w:rsid w:val="08F12E5E"/>
    <w:rsid w:val="08F63086"/>
    <w:rsid w:val="08F6540C"/>
    <w:rsid w:val="0900507B"/>
    <w:rsid w:val="090C1EFD"/>
    <w:rsid w:val="09187F9B"/>
    <w:rsid w:val="09257AEF"/>
    <w:rsid w:val="0926366E"/>
    <w:rsid w:val="092D7B7C"/>
    <w:rsid w:val="09363665"/>
    <w:rsid w:val="094738EC"/>
    <w:rsid w:val="095209B2"/>
    <w:rsid w:val="095D44BB"/>
    <w:rsid w:val="095E0298"/>
    <w:rsid w:val="09652FC7"/>
    <w:rsid w:val="09697D66"/>
    <w:rsid w:val="096B5023"/>
    <w:rsid w:val="096F2058"/>
    <w:rsid w:val="096F60D6"/>
    <w:rsid w:val="097325C1"/>
    <w:rsid w:val="097536B9"/>
    <w:rsid w:val="098B2CE3"/>
    <w:rsid w:val="098F009F"/>
    <w:rsid w:val="099043ED"/>
    <w:rsid w:val="09953805"/>
    <w:rsid w:val="09A00A74"/>
    <w:rsid w:val="09A1160A"/>
    <w:rsid w:val="09A41918"/>
    <w:rsid w:val="09A61028"/>
    <w:rsid w:val="09AD58D1"/>
    <w:rsid w:val="09B6242C"/>
    <w:rsid w:val="09C13A59"/>
    <w:rsid w:val="09D00FE5"/>
    <w:rsid w:val="09D14324"/>
    <w:rsid w:val="09D43EE1"/>
    <w:rsid w:val="09E43841"/>
    <w:rsid w:val="09EB23C1"/>
    <w:rsid w:val="09EB69F7"/>
    <w:rsid w:val="09FC6F10"/>
    <w:rsid w:val="09FD7EC2"/>
    <w:rsid w:val="09FE0825"/>
    <w:rsid w:val="0A016D11"/>
    <w:rsid w:val="0A0A61FF"/>
    <w:rsid w:val="0A0B3FA6"/>
    <w:rsid w:val="0A0D104C"/>
    <w:rsid w:val="0A1D2732"/>
    <w:rsid w:val="0A2B2CDC"/>
    <w:rsid w:val="0A3016AD"/>
    <w:rsid w:val="0A416EFF"/>
    <w:rsid w:val="0A4234A7"/>
    <w:rsid w:val="0A4A5C5B"/>
    <w:rsid w:val="0A4E21B4"/>
    <w:rsid w:val="0A581E52"/>
    <w:rsid w:val="0A5C4DF8"/>
    <w:rsid w:val="0A640207"/>
    <w:rsid w:val="0A7070F1"/>
    <w:rsid w:val="0A8159D7"/>
    <w:rsid w:val="0A8166EF"/>
    <w:rsid w:val="0A910801"/>
    <w:rsid w:val="0A930ECE"/>
    <w:rsid w:val="0A931BCA"/>
    <w:rsid w:val="0A945B2B"/>
    <w:rsid w:val="0AA2013D"/>
    <w:rsid w:val="0AA369FE"/>
    <w:rsid w:val="0AB8267F"/>
    <w:rsid w:val="0ABC422C"/>
    <w:rsid w:val="0AC161ED"/>
    <w:rsid w:val="0AE0793E"/>
    <w:rsid w:val="0AE1190B"/>
    <w:rsid w:val="0AFD27F2"/>
    <w:rsid w:val="0B0563A4"/>
    <w:rsid w:val="0B2003A0"/>
    <w:rsid w:val="0B330898"/>
    <w:rsid w:val="0B337590"/>
    <w:rsid w:val="0B4D634D"/>
    <w:rsid w:val="0B562CEF"/>
    <w:rsid w:val="0B65230C"/>
    <w:rsid w:val="0B69743F"/>
    <w:rsid w:val="0B860DC8"/>
    <w:rsid w:val="0B8F662D"/>
    <w:rsid w:val="0B94142A"/>
    <w:rsid w:val="0B985ECB"/>
    <w:rsid w:val="0B9C37B6"/>
    <w:rsid w:val="0B9F56E8"/>
    <w:rsid w:val="0BA20EDF"/>
    <w:rsid w:val="0BA865E2"/>
    <w:rsid w:val="0BAB1459"/>
    <w:rsid w:val="0BC15CC7"/>
    <w:rsid w:val="0BCB7F03"/>
    <w:rsid w:val="0BD50420"/>
    <w:rsid w:val="0BD907DA"/>
    <w:rsid w:val="0BFB12B1"/>
    <w:rsid w:val="0C076E4D"/>
    <w:rsid w:val="0C135A75"/>
    <w:rsid w:val="0C217B6D"/>
    <w:rsid w:val="0C2242D0"/>
    <w:rsid w:val="0C251114"/>
    <w:rsid w:val="0C301D9B"/>
    <w:rsid w:val="0C312515"/>
    <w:rsid w:val="0C383A4D"/>
    <w:rsid w:val="0C4002D3"/>
    <w:rsid w:val="0C442F70"/>
    <w:rsid w:val="0C476BBF"/>
    <w:rsid w:val="0C492BD6"/>
    <w:rsid w:val="0C586E14"/>
    <w:rsid w:val="0C6D7928"/>
    <w:rsid w:val="0C74307C"/>
    <w:rsid w:val="0C7A4469"/>
    <w:rsid w:val="0C7C387D"/>
    <w:rsid w:val="0C862C34"/>
    <w:rsid w:val="0C8F592B"/>
    <w:rsid w:val="0C930D6D"/>
    <w:rsid w:val="0C9E59A5"/>
    <w:rsid w:val="0CA60F9C"/>
    <w:rsid w:val="0CAD55ED"/>
    <w:rsid w:val="0CAD5AB2"/>
    <w:rsid w:val="0CB779BE"/>
    <w:rsid w:val="0CBE3662"/>
    <w:rsid w:val="0CCE2A40"/>
    <w:rsid w:val="0CCF5100"/>
    <w:rsid w:val="0CD31A35"/>
    <w:rsid w:val="0CD64925"/>
    <w:rsid w:val="0CEA334F"/>
    <w:rsid w:val="0CED4B6B"/>
    <w:rsid w:val="0CF45A15"/>
    <w:rsid w:val="0CFD3249"/>
    <w:rsid w:val="0D075C1B"/>
    <w:rsid w:val="0D0F14D1"/>
    <w:rsid w:val="0D12445C"/>
    <w:rsid w:val="0D5B747A"/>
    <w:rsid w:val="0D6400C0"/>
    <w:rsid w:val="0D665DC3"/>
    <w:rsid w:val="0D6A2121"/>
    <w:rsid w:val="0D756421"/>
    <w:rsid w:val="0D7B488F"/>
    <w:rsid w:val="0D833D1E"/>
    <w:rsid w:val="0D907469"/>
    <w:rsid w:val="0DA34DE4"/>
    <w:rsid w:val="0DA82829"/>
    <w:rsid w:val="0DB07DB9"/>
    <w:rsid w:val="0DB2050E"/>
    <w:rsid w:val="0DB20807"/>
    <w:rsid w:val="0DBA66D7"/>
    <w:rsid w:val="0DC068AC"/>
    <w:rsid w:val="0DD15400"/>
    <w:rsid w:val="0DD80C32"/>
    <w:rsid w:val="0DE04E30"/>
    <w:rsid w:val="0DEA6834"/>
    <w:rsid w:val="0DEB465B"/>
    <w:rsid w:val="0DFD2F31"/>
    <w:rsid w:val="0DFF3C56"/>
    <w:rsid w:val="0E05324B"/>
    <w:rsid w:val="0E09345C"/>
    <w:rsid w:val="0E2B474F"/>
    <w:rsid w:val="0E4329A2"/>
    <w:rsid w:val="0E4B12CA"/>
    <w:rsid w:val="0E4B4F15"/>
    <w:rsid w:val="0E4F640B"/>
    <w:rsid w:val="0E5154DA"/>
    <w:rsid w:val="0E5202B1"/>
    <w:rsid w:val="0E5B3BD8"/>
    <w:rsid w:val="0E636053"/>
    <w:rsid w:val="0E743ECB"/>
    <w:rsid w:val="0E747E05"/>
    <w:rsid w:val="0E7543E5"/>
    <w:rsid w:val="0E755B80"/>
    <w:rsid w:val="0E766B91"/>
    <w:rsid w:val="0E7E2EEB"/>
    <w:rsid w:val="0E931739"/>
    <w:rsid w:val="0EB408A2"/>
    <w:rsid w:val="0EC05804"/>
    <w:rsid w:val="0ECA3FB9"/>
    <w:rsid w:val="0ED37C23"/>
    <w:rsid w:val="0EE908EE"/>
    <w:rsid w:val="0EEE6698"/>
    <w:rsid w:val="0EF01339"/>
    <w:rsid w:val="0F056C92"/>
    <w:rsid w:val="0F076B9C"/>
    <w:rsid w:val="0F0E7C89"/>
    <w:rsid w:val="0F180340"/>
    <w:rsid w:val="0F1D06F9"/>
    <w:rsid w:val="0F3E3BB3"/>
    <w:rsid w:val="0F454957"/>
    <w:rsid w:val="0F497670"/>
    <w:rsid w:val="0F4D2ABD"/>
    <w:rsid w:val="0F54441C"/>
    <w:rsid w:val="0F5B35B5"/>
    <w:rsid w:val="0F6D1B7B"/>
    <w:rsid w:val="0F782C94"/>
    <w:rsid w:val="0F822762"/>
    <w:rsid w:val="0F8543DB"/>
    <w:rsid w:val="0F8E7D45"/>
    <w:rsid w:val="0F986AF9"/>
    <w:rsid w:val="0FAB4F4D"/>
    <w:rsid w:val="0FB33FA4"/>
    <w:rsid w:val="0FB57506"/>
    <w:rsid w:val="0FB76E6C"/>
    <w:rsid w:val="0FB800C5"/>
    <w:rsid w:val="0FC07AD3"/>
    <w:rsid w:val="0FC64997"/>
    <w:rsid w:val="0FCC3A90"/>
    <w:rsid w:val="0FCF5531"/>
    <w:rsid w:val="0FDA7844"/>
    <w:rsid w:val="0FEF0873"/>
    <w:rsid w:val="0FF52FCA"/>
    <w:rsid w:val="10204295"/>
    <w:rsid w:val="102815DB"/>
    <w:rsid w:val="102B4F09"/>
    <w:rsid w:val="10317C01"/>
    <w:rsid w:val="10430A3B"/>
    <w:rsid w:val="10484851"/>
    <w:rsid w:val="1048486F"/>
    <w:rsid w:val="104B6849"/>
    <w:rsid w:val="104D5597"/>
    <w:rsid w:val="10574BBD"/>
    <w:rsid w:val="105C18AE"/>
    <w:rsid w:val="1063729D"/>
    <w:rsid w:val="107556CD"/>
    <w:rsid w:val="1075577A"/>
    <w:rsid w:val="10772BA9"/>
    <w:rsid w:val="10772FAF"/>
    <w:rsid w:val="107E525E"/>
    <w:rsid w:val="10870DB0"/>
    <w:rsid w:val="108E6C37"/>
    <w:rsid w:val="10977C69"/>
    <w:rsid w:val="10A70F68"/>
    <w:rsid w:val="10B926D8"/>
    <w:rsid w:val="10BA2FD8"/>
    <w:rsid w:val="10BD5562"/>
    <w:rsid w:val="10C17F4F"/>
    <w:rsid w:val="10D544E1"/>
    <w:rsid w:val="10DA1E63"/>
    <w:rsid w:val="10E2486C"/>
    <w:rsid w:val="10EE1567"/>
    <w:rsid w:val="10EF579A"/>
    <w:rsid w:val="10FE70A9"/>
    <w:rsid w:val="11067678"/>
    <w:rsid w:val="110A5990"/>
    <w:rsid w:val="110D501E"/>
    <w:rsid w:val="11175795"/>
    <w:rsid w:val="112140C4"/>
    <w:rsid w:val="11234E7B"/>
    <w:rsid w:val="113E05DE"/>
    <w:rsid w:val="11450180"/>
    <w:rsid w:val="114817D7"/>
    <w:rsid w:val="11581A26"/>
    <w:rsid w:val="115854FA"/>
    <w:rsid w:val="116A7167"/>
    <w:rsid w:val="116C760D"/>
    <w:rsid w:val="119E1C32"/>
    <w:rsid w:val="11A31801"/>
    <w:rsid w:val="11B57EFD"/>
    <w:rsid w:val="11C942A8"/>
    <w:rsid w:val="11E643FD"/>
    <w:rsid w:val="11E70503"/>
    <w:rsid w:val="11E76DB2"/>
    <w:rsid w:val="11F052B7"/>
    <w:rsid w:val="11F84177"/>
    <w:rsid w:val="11FA61EC"/>
    <w:rsid w:val="12082200"/>
    <w:rsid w:val="12162728"/>
    <w:rsid w:val="12204A89"/>
    <w:rsid w:val="12305691"/>
    <w:rsid w:val="12311548"/>
    <w:rsid w:val="12336C5F"/>
    <w:rsid w:val="1237510C"/>
    <w:rsid w:val="12465180"/>
    <w:rsid w:val="1248298A"/>
    <w:rsid w:val="124B2F09"/>
    <w:rsid w:val="124D576A"/>
    <w:rsid w:val="125E1636"/>
    <w:rsid w:val="12631F0F"/>
    <w:rsid w:val="12722350"/>
    <w:rsid w:val="127F3D01"/>
    <w:rsid w:val="1294163F"/>
    <w:rsid w:val="12946C42"/>
    <w:rsid w:val="1297276D"/>
    <w:rsid w:val="12BB545C"/>
    <w:rsid w:val="12C4168F"/>
    <w:rsid w:val="12D4612F"/>
    <w:rsid w:val="12D869E3"/>
    <w:rsid w:val="12EB7FDA"/>
    <w:rsid w:val="12F346B4"/>
    <w:rsid w:val="13011DC1"/>
    <w:rsid w:val="130E7D2D"/>
    <w:rsid w:val="131765E9"/>
    <w:rsid w:val="131C1CC9"/>
    <w:rsid w:val="132170B8"/>
    <w:rsid w:val="13352687"/>
    <w:rsid w:val="13394F3A"/>
    <w:rsid w:val="133B07B4"/>
    <w:rsid w:val="133B548D"/>
    <w:rsid w:val="13493E88"/>
    <w:rsid w:val="134C4673"/>
    <w:rsid w:val="135A27FD"/>
    <w:rsid w:val="13777060"/>
    <w:rsid w:val="13777C99"/>
    <w:rsid w:val="1388064E"/>
    <w:rsid w:val="138874DF"/>
    <w:rsid w:val="138D2C4B"/>
    <w:rsid w:val="138E3D67"/>
    <w:rsid w:val="139839EE"/>
    <w:rsid w:val="139A170E"/>
    <w:rsid w:val="13B158FC"/>
    <w:rsid w:val="13C35783"/>
    <w:rsid w:val="13D32EB9"/>
    <w:rsid w:val="13D95C53"/>
    <w:rsid w:val="13E014DE"/>
    <w:rsid w:val="13E278F8"/>
    <w:rsid w:val="13E560C7"/>
    <w:rsid w:val="13EC1B3E"/>
    <w:rsid w:val="13ED0E50"/>
    <w:rsid w:val="13ED3C83"/>
    <w:rsid w:val="13F17054"/>
    <w:rsid w:val="13F50537"/>
    <w:rsid w:val="14063A21"/>
    <w:rsid w:val="142F0695"/>
    <w:rsid w:val="144C4D5B"/>
    <w:rsid w:val="14544387"/>
    <w:rsid w:val="145D2E60"/>
    <w:rsid w:val="146476BF"/>
    <w:rsid w:val="146656A7"/>
    <w:rsid w:val="147D4C4F"/>
    <w:rsid w:val="147D6074"/>
    <w:rsid w:val="14893105"/>
    <w:rsid w:val="14A76A0F"/>
    <w:rsid w:val="14A84B89"/>
    <w:rsid w:val="14AA2895"/>
    <w:rsid w:val="14B237F9"/>
    <w:rsid w:val="14BF0CCC"/>
    <w:rsid w:val="14EA0E81"/>
    <w:rsid w:val="150F1344"/>
    <w:rsid w:val="150F6CB5"/>
    <w:rsid w:val="1524337D"/>
    <w:rsid w:val="152C436A"/>
    <w:rsid w:val="153A136B"/>
    <w:rsid w:val="153A375B"/>
    <w:rsid w:val="153F20E7"/>
    <w:rsid w:val="154221C2"/>
    <w:rsid w:val="15553463"/>
    <w:rsid w:val="156729A3"/>
    <w:rsid w:val="1577147A"/>
    <w:rsid w:val="158A47E3"/>
    <w:rsid w:val="15907F08"/>
    <w:rsid w:val="15922045"/>
    <w:rsid w:val="15984DD4"/>
    <w:rsid w:val="15A02B21"/>
    <w:rsid w:val="15C96DFE"/>
    <w:rsid w:val="15CC49D2"/>
    <w:rsid w:val="15D455DE"/>
    <w:rsid w:val="15DB6594"/>
    <w:rsid w:val="15E07B2C"/>
    <w:rsid w:val="160139D1"/>
    <w:rsid w:val="160534CE"/>
    <w:rsid w:val="160E1FA5"/>
    <w:rsid w:val="161130D1"/>
    <w:rsid w:val="16114BFF"/>
    <w:rsid w:val="1617292D"/>
    <w:rsid w:val="16216A46"/>
    <w:rsid w:val="162715DB"/>
    <w:rsid w:val="16396E32"/>
    <w:rsid w:val="164138D8"/>
    <w:rsid w:val="16417EA0"/>
    <w:rsid w:val="16676016"/>
    <w:rsid w:val="166855B5"/>
    <w:rsid w:val="1679455F"/>
    <w:rsid w:val="167D5DC1"/>
    <w:rsid w:val="16893D97"/>
    <w:rsid w:val="168F4C6E"/>
    <w:rsid w:val="16AF5F00"/>
    <w:rsid w:val="16B031C4"/>
    <w:rsid w:val="16B11166"/>
    <w:rsid w:val="16B43F49"/>
    <w:rsid w:val="16C038E7"/>
    <w:rsid w:val="16E50BCC"/>
    <w:rsid w:val="16FA2CD0"/>
    <w:rsid w:val="16FB6438"/>
    <w:rsid w:val="16FC2CDE"/>
    <w:rsid w:val="16FE1494"/>
    <w:rsid w:val="170B0C60"/>
    <w:rsid w:val="170B73E8"/>
    <w:rsid w:val="171726FF"/>
    <w:rsid w:val="171B195C"/>
    <w:rsid w:val="171B21D2"/>
    <w:rsid w:val="173404B7"/>
    <w:rsid w:val="173B56D2"/>
    <w:rsid w:val="173D5B17"/>
    <w:rsid w:val="174A24A1"/>
    <w:rsid w:val="1755577C"/>
    <w:rsid w:val="17587422"/>
    <w:rsid w:val="175C0454"/>
    <w:rsid w:val="17656BC5"/>
    <w:rsid w:val="17662007"/>
    <w:rsid w:val="176768B1"/>
    <w:rsid w:val="17831690"/>
    <w:rsid w:val="17A514C1"/>
    <w:rsid w:val="17B005BE"/>
    <w:rsid w:val="17B0767A"/>
    <w:rsid w:val="17B2653E"/>
    <w:rsid w:val="17C16F56"/>
    <w:rsid w:val="17CB6ADE"/>
    <w:rsid w:val="17EE0FCA"/>
    <w:rsid w:val="17F108F7"/>
    <w:rsid w:val="17F36A68"/>
    <w:rsid w:val="1801100F"/>
    <w:rsid w:val="180A4388"/>
    <w:rsid w:val="18115B42"/>
    <w:rsid w:val="18195513"/>
    <w:rsid w:val="181B5263"/>
    <w:rsid w:val="1821551F"/>
    <w:rsid w:val="182A4EBC"/>
    <w:rsid w:val="182C267C"/>
    <w:rsid w:val="183072AD"/>
    <w:rsid w:val="18386D7E"/>
    <w:rsid w:val="18446125"/>
    <w:rsid w:val="186165A5"/>
    <w:rsid w:val="18660FD9"/>
    <w:rsid w:val="186C302B"/>
    <w:rsid w:val="186F6C0E"/>
    <w:rsid w:val="187116CB"/>
    <w:rsid w:val="1877626B"/>
    <w:rsid w:val="1877774C"/>
    <w:rsid w:val="18913AE2"/>
    <w:rsid w:val="18983830"/>
    <w:rsid w:val="18A973FA"/>
    <w:rsid w:val="18A979DA"/>
    <w:rsid w:val="18BB0120"/>
    <w:rsid w:val="18C62CF4"/>
    <w:rsid w:val="18D11F13"/>
    <w:rsid w:val="18F010AF"/>
    <w:rsid w:val="18F4632B"/>
    <w:rsid w:val="19006DCF"/>
    <w:rsid w:val="19021D93"/>
    <w:rsid w:val="19043279"/>
    <w:rsid w:val="19074F89"/>
    <w:rsid w:val="192A7CD6"/>
    <w:rsid w:val="1938450E"/>
    <w:rsid w:val="1939747E"/>
    <w:rsid w:val="19516EFA"/>
    <w:rsid w:val="19573904"/>
    <w:rsid w:val="19625EA8"/>
    <w:rsid w:val="19674DE2"/>
    <w:rsid w:val="196F1843"/>
    <w:rsid w:val="19701BB3"/>
    <w:rsid w:val="197061C6"/>
    <w:rsid w:val="197B5FC1"/>
    <w:rsid w:val="197D7A35"/>
    <w:rsid w:val="197E72D9"/>
    <w:rsid w:val="197F628C"/>
    <w:rsid w:val="198164F3"/>
    <w:rsid w:val="198A696D"/>
    <w:rsid w:val="19976D71"/>
    <w:rsid w:val="199807AC"/>
    <w:rsid w:val="19B469EB"/>
    <w:rsid w:val="19BB6546"/>
    <w:rsid w:val="19BE16E9"/>
    <w:rsid w:val="19BE5CDF"/>
    <w:rsid w:val="19C23C22"/>
    <w:rsid w:val="19D87A89"/>
    <w:rsid w:val="19DB590F"/>
    <w:rsid w:val="19DB7F64"/>
    <w:rsid w:val="19DF7B9E"/>
    <w:rsid w:val="19E741E8"/>
    <w:rsid w:val="19EA2AC2"/>
    <w:rsid w:val="19F26638"/>
    <w:rsid w:val="19F53D93"/>
    <w:rsid w:val="19FA2BA7"/>
    <w:rsid w:val="1A16553C"/>
    <w:rsid w:val="1A186D7B"/>
    <w:rsid w:val="1A1F57F9"/>
    <w:rsid w:val="1A3D6CD5"/>
    <w:rsid w:val="1A470CFE"/>
    <w:rsid w:val="1A4C0253"/>
    <w:rsid w:val="1A570627"/>
    <w:rsid w:val="1A6325CC"/>
    <w:rsid w:val="1A63723A"/>
    <w:rsid w:val="1A787D77"/>
    <w:rsid w:val="1A7D1137"/>
    <w:rsid w:val="1A7F7B66"/>
    <w:rsid w:val="1A865E3E"/>
    <w:rsid w:val="1A87388A"/>
    <w:rsid w:val="1A9046BC"/>
    <w:rsid w:val="1A9306EE"/>
    <w:rsid w:val="1A93256E"/>
    <w:rsid w:val="1ABA421B"/>
    <w:rsid w:val="1AC64510"/>
    <w:rsid w:val="1AE32D38"/>
    <w:rsid w:val="1AE761AC"/>
    <w:rsid w:val="1AFB7211"/>
    <w:rsid w:val="1B05259D"/>
    <w:rsid w:val="1B0E6D25"/>
    <w:rsid w:val="1B17241E"/>
    <w:rsid w:val="1B183635"/>
    <w:rsid w:val="1B1D6A58"/>
    <w:rsid w:val="1B252ED8"/>
    <w:rsid w:val="1B2838EE"/>
    <w:rsid w:val="1B2F5550"/>
    <w:rsid w:val="1B3A37AC"/>
    <w:rsid w:val="1B3B5CC8"/>
    <w:rsid w:val="1B4A4FE1"/>
    <w:rsid w:val="1B596DA8"/>
    <w:rsid w:val="1B642911"/>
    <w:rsid w:val="1B693EB2"/>
    <w:rsid w:val="1B6C5D8D"/>
    <w:rsid w:val="1B70477D"/>
    <w:rsid w:val="1BA71B04"/>
    <w:rsid w:val="1BA854E4"/>
    <w:rsid w:val="1BA85E4E"/>
    <w:rsid w:val="1BAD3563"/>
    <w:rsid w:val="1BAF545B"/>
    <w:rsid w:val="1BC029EB"/>
    <w:rsid w:val="1BC57CB1"/>
    <w:rsid w:val="1BC729C2"/>
    <w:rsid w:val="1BE5302F"/>
    <w:rsid w:val="1BED64E4"/>
    <w:rsid w:val="1BF365D0"/>
    <w:rsid w:val="1BF36922"/>
    <w:rsid w:val="1BF94F13"/>
    <w:rsid w:val="1C0D7A89"/>
    <w:rsid w:val="1C190AF7"/>
    <w:rsid w:val="1C2C532A"/>
    <w:rsid w:val="1C346A20"/>
    <w:rsid w:val="1C393E0F"/>
    <w:rsid w:val="1C3F44CD"/>
    <w:rsid w:val="1C452151"/>
    <w:rsid w:val="1C652D0C"/>
    <w:rsid w:val="1C691E58"/>
    <w:rsid w:val="1C7505FF"/>
    <w:rsid w:val="1C8E0D35"/>
    <w:rsid w:val="1C917D81"/>
    <w:rsid w:val="1C9667CD"/>
    <w:rsid w:val="1CB171FE"/>
    <w:rsid w:val="1CBB09B2"/>
    <w:rsid w:val="1CCC790D"/>
    <w:rsid w:val="1CCE7135"/>
    <w:rsid w:val="1CDC41A9"/>
    <w:rsid w:val="1CE6178B"/>
    <w:rsid w:val="1CEB5D15"/>
    <w:rsid w:val="1CF477A1"/>
    <w:rsid w:val="1CFB1AAB"/>
    <w:rsid w:val="1D086064"/>
    <w:rsid w:val="1D1A0952"/>
    <w:rsid w:val="1D337900"/>
    <w:rsid w:val="1D4F1629"/>
    <w:rsid w:val="1D5228F8"/>
    <w:rsid w:val="1D551F4E"/>
    <w:rsid w:val="1D605BAC"/>
    <w:rsid w:val="1D640621"/>
    <w:rsid w:val="1D670A6F"/>
    <w:rsid w:val="1D6A505F"/>
    <w:rsid w:val="1D6C0105"/>
    <w:rsid w:val="1D756C0E"/>
    <w:rsid w:val="1D844E16"/>
    <w:rsid w:val="1D86784A"/>
    <w:rsid w:val="1D8C08BC"/>
    <w:rsid w:val="1D9A77B0"/>
    <w:rsid w:val="1D9F30BC"/>
    <w:rsid w:val="1D9F6EFA"/>
    <w:rsid w:val="1DA12774"/>
    <w:rsid w:val="1DA62E53"/>
    <w:rsid w:val="1DAB59BB"/>
    <w:rsid w:val="1DAC7D96"/>
    <w:rsid w:val="1DC02D69"/>
    <w:rsid w:val="1DCC44A9"/>
    <w:rsid w:val="1DE05768"/>
    <w:rsid w:val="1DF158B0"/>
    <w:rsid w:val="1DF66BC6"/>
    <w:rsid w:val="1DF74A49"/>
    <w:rsid w:val="1DFB22A3"/>
    <w:rsid w:val="1DFE67A8"/>
    <w:rsid w:val="1DFF10D2"/>
    <w:rsid w:val="1E013D2C"/>
    <w:rsid w:val="1E0743B4"/>
    <w:rsid w:val="1E1932BF"/>
    <w:rsid w:val="1E3338BB"/>
    <w:rsid w:val="1E392D84"/>
    <w:rsid w:val="1E425E34"/>
    <w:rsid w:val="1E4A51CC"/>
    <w:rsid w:val="1E546EEC"/>
    <w:rsid w:val="1E5F2642"/>
    <w:rsid w:val="1E72408A"/>
    <w:rsid w:val="1E773D84"/>
    <w:rsid w:val="1E8560B6"/>
    <w:rsid w:val="1E87026B"/>
    <w:rsid w:val="1E8C2D95"/>
    <w:rsid w:val="1EB775F1"/>
    <w:rsid w:val="1EC211DE"/>
    <w:rsid w:val="1EC53AE5"/>
    <w:rsid w:val="1EEF677B"/>
    <w:rsid w:val="1F007B7E"/>
    <w:rsid w:val="1F06696F"/>
    <w:rsid w:val="1F13379A"/>
    <w:rsid w:val="1F2B5435"/>
    <w:rsid w:val="1F371234"/>
    <w:rsid w:val="1F3C11FB"/>
    <w:rsid w:val="1F3D0D26"/>
    <w:rsid w:val="1F483C78"/>
    <w:rsid w:val="1F5D1DD6"/>
    <w:rsid w:val="1F60542F"/>
    <w:rsid w:val="1F661B76"/>
    <w:rsid w:val="1F664B33"/>
    <w:rsid w:val="1F6C1152"/>
    <w:rsid w:val="1F700DA4"/>
    <w:rsid w:val="1F7717E7"/>
    <w:rsid w:val="1F78747B"/>
    <w:rsid w:val="1F805F09"/>
    <w:rsid w:val="1F815D25"/>
    <w:rsid w:val="1F8E2D57"/>
    <w:rsid w:val="1F950466"/>
    <w:rsid w:val="1FA23631"/>
    <w:rsid w:val="1FA63E3A"/>
    <w:rsid w:val="1FAE3C09"/>
    <w:rsid w:val="1FB31F2E"/>
    <w:rsid w:val="1FBC33D1"/>
    <w:rsid w:val="1FC6253C"/>
    <w:rsid w:val="1FCD1FA3"/>
    <w:rsid w:val="1FD30EB1"/>
    <w:rsid w:val="1FDF2728"/>
    <w:rsid w:val="1FEC292D"/>
    <w:rsid w:val="1FF23042"/>
    <w:rsid w:val="1FF963D7"/>
    <w:rsid w:val="202128AF"/>
    <w:rsid w:val="202A009A"/>
    <w:rsid w:val="20410111"/>
    <w:rsid w:val="20430397"/>
    <w:rsid w:val="204B6A8F"/>
    <w:rsid w:val="204C6E2B"/>
    <w:rsid w:val="204F6A84"/>
    <w:rsid w:val="20503088"/>
    <w:rsid w:val="206A18A8"/>
    <w:rsid w:val="20956CD9"/>
    <w:rsid w:val="20962E79"/>
    <w:rsid w:val="20A01C4D"/>
    <w:rsid w:val="20A87A03"/>
    <w:rsid w:val="20AD158F"/>
    <w:rsid w:val="20B3735B"/>
    <w:rsid w:val="20BF28F4"/>
    <w:rsid w:val="20C268B0"/>
    <w:rsid w:val="20CB7132"/>
    <w:rsid w:val="20CC3574"/>
    <w:rsid w:val="20CC5059"/>
    <w:rsid w:val="20D80CA5"/>
    <w:rsid w:val="20D812D7"/>
    <w:rsid w:val="20E72A9B"/>
    <w:rsid w:val="20EC76F8"/>
    <w:rsid w:val="20F24909"/>
    <w:rsid w:val="20F434AD"/>
    <w:rsid w:val="20F5175B"/>
    <w:rsid w:val="21194FD9"/>
    <w:rsid w:val="21196CAF"/>
    <w:rsid w:val="21237A2B"/>
    <w:rsid w:val="21266F2C"/>
    <w:rsid w:val="212675B6"/>
    <w:rsid w:val="21351747"/>
    <w:rsid w:val="21404AF3"/>
    <w:rsid w:val="21504F4E"/>
    <w:rsid w:val="2153252F"/>
    <w:rsid w:val="215F6DB9"/>
    <w:rsid w:val="216720C8"/>
    <w:rsid w:val="216B1643"/>
    <w:rsid w:val="216C6FA0"/>
    <w:rsid w:val="21792952"/>
    <w:rsid w:val="218D218A"/>
    <w:rsid w:val="21944AFC"/>
    <w:rsid w:val="21952E29"/>
    <w:rsid w:val="219A5EA5"/>
    <w:rsid w:val="21A00FBB"/>
    <w:rsid w:val="21AF71B4"/>
    <w:rsid w:val="21B07290"/>
    <w:rsid w:val="21B5156F"/>
    <w:rsid w:val="21BC09EE"/>
    <w:rsid w:val="21D41520"/>
    <w:rsid w:val="21D60D98"/>
    <w:rsid w:val="21E224EF"/>
    <w:rsid w:val="21E62B4B"/>
    <w:rsid w:val="21F15052"/>
    <w:rsid w:val="21F34105"/>
    <w:rsid w:val="21F44E43"/>
    <w:rsid w:val="220478BB"/>
    <w:rsid w:val="220927EF"/>
    <w:rsid w:val="221456AD"/>
    <w:rsid w:val="22166D32"/>
    <w:rsid w:val="22205DAE"/>
    <w:rsid w:val="222414EA"/>
    <w:rsid w:val="222B4612"/>
    <w:rsid w:val="223A1BB1"/>
    <w:rsid w:val="224857FE"/>
    <w:rsid w:val="225044E9"/>
    <w:rsid w:val="22643EA0"/>
    <w:rsid w:val="2269458F"/>
    <w:rsid w:val="226B1110"/>
    <w:rsid w:val="226C33BC"/>
    <w:rsid w:val="226D4513"/>
    <w:rsid w:val="22741DEE"/>
    <w:rsid w:val="22754295"/>
    <w:rsid w:val="227E3E08"/>
    <w:rsid w:val="2287772B"/>
    <w:rsid w:val="22931F6D"/>
    <w:rsid w:val="229359CF"/>
    <w:rsid w:val="22A53CA0"/>
    <w:rsid w:val="22A70E93"/>
    <w:rsid w:val="22A8586C"/>
    <w:rsid w:val="22AC5D7A"/>
    <w:rsid w:val="22AF62C8"/>
    <w:rsid w:val="22B457B9"/>
    <w:rsid w:val="22C866FD"/>
    <w:rsid w:val="22CC6A08"/>
    <w:rsid w:val="22D04A59"/>
    <w:rsid w:val="22E86395"/>
    <w:rsid w:val="22EC1EFC"/>
    <w:rsid w:val="230C605E"/>
    <w:rsid w:val="23143AF5"/>
    <w:rsid w:val="23152C7C"/>
    <w:rsid w:val="23270178"/>
    <w:rsid w:val="23303439"/>
    <w:rsid w:val="2334050D"/>
    <w:rsid w:val="2336321C"/>
    <w:rsid w:val="23374EAA"/>
    <w:rsid w:val="234833C7"/>
    <w:rsid w:val="234E71F8"/>
    <w:rsid w:val="23544C3E"/>
    <w:rsid w:val="23736FEB"/>
    <w:rsid w:val="238F294E"/>
    <w:rsid w:val="23984A36"/>
    <w:rsid w:val="23A11AFA"/>
    <w:rsid w:val="23A15EEC"/>
    <w:rsid w:val="23A549A9"/>
    <w:rsid w:val="23C37832"/>
    <w:rsid w:val="23C37E28"/>
    <w:rsid w:val="23CA4989"/>
    <w:rsid w:val="23CC7881"/>
    <w:rsid w:val="23CE259F"/>
    <w:rsid w:val="23EE5291"/>
    <w:rsid w:val="23F33710"/>
    <w:rsid w:val="23F554EB"/>
    <w:rsid w:val="24022B28"/>
    <w:rsid w:val="240E5E69"/>
    <w:rsid w:val="241738B3"/>
    <w:rsid w:val="241973C8"/>
    <w:rsid w:val="242144D9"/>
    <w:rsid w:val="242221CF"/>
    <w:rsid w:val="24227632"/>
    <w:rsid w:val="242711EB"/>
    <w:rsid w:val="242A3B85"/>
    <w:rsid w:val="242C506A"/>
    <w:rsid w:val="24301791"/>
    <w:rsid w:val="24343C5A"/>
    <w:rsid w:val="2437257C"/>
    <w:rsid w:val="243A0488"/>
    <w:rsid w:val="24435280"/>
    <w:rsid w:val="247B4B73"/>
    <w:rsid w:val="249261B2"/>
    <w:rsid w:val="24944614"/>
    <w:rsid w:val="24973F07"/>
    <w:rsid w:val="24A46139"/>
    <w:rsid w:val="24A51606"/>
    <w:rsid w:val="24C148BE"/>
    <w:rsid w:val="24CF668B"/>
    <w:rsid w:val="2515545A"/>
    <w:rsid w:val="25207AF7"/>
    <w:rsid w:val="252D3A95"/>
    <w:rsid w:val="25326CA4"/>
    <w:rsid w:val="253D3329"/>
    <w:rsid w:val="25430064"/>
    <w:rsid w:val="254327D1"/>
    <w:rsid w:val="25610B3D"/>
    <w:rsid w:val="25857E10"/>
    <w:rsid w:val="258716E2"/>
    <w:rsid w:val="258921C6"/>
    <w:rsid w:val="259452E1"/>
    <w:rsid w:val="25AB5452"/>
    <w:rsid w:val="25AD1E00"/>
    <w:rsid w:val="25BC401B"/>
    <w:rsid w:val="25C24E2C"/>
    <w:rsid w:val="25DC7E1E"/>
    <w:rsid w:val="25DE0752"/>
    <w:rsid w:val="25F95F46"/>
    <w:rsid w:val="260C6FFD"/>
    <w:rsid w:val="26155757"/>
    <w:rsid w:val="26222449"/>
    <w:rsid w:val="264338F7"/>
    <w:rsid w:val="26460BCC"/>
    <w:rsid w:val="26511E53"/>
    <w:rsid w:val="26622197"/>
    <w:rsid w:val="26622FDD"/>
    <w:rsid w:val="266C36A5"/>
    <w:rsid w:val="267177A1"/>
    <w:rsid w:val="268B5815"/>
    <w:rsid w:val="268F6611"/>
    <w:rsid w:val="26A12C7A"/>
    <w:rsid w:val="26A913A2"/>
    <w:rsid w:val="26AA467F"/>
    <w:rsid w:val="26C5581D"/>
    <w:rsid w:val="26D14E02"/>
    <w:rsid w:val="26D67F4F"/>
    <w:rsid w:val="26DB2C3C"/>
    <w:rsid w:val="26DE3176"/>
    <w:rsid w:val="26DF15CF"/>
    <w:rsid w:val="26F47A1C"/>
    <w:rsid w:val="27010F61"/>
    <w:rsid w:val="270121E3"/>
    <w:rsid w:val="27025326"/>
    <w:rsid w:val="270369CD"/>
    <w:rsid w:val="2726418D"/>
    <w:rsid w:val="273E3180"/>
    <w:rsid w:val="274254FB"/>
    <w:rsid w:val="274E07DC"/>
    <w:rsid w:val="275324A8"/>
    <w:rsid w:val="27697CE0"/>
    <w:rsid w:val="27757115"/>
    <w:rsid w:val="277A074E"/>
    <w:rsid w:val="278514E3"/>
    <w:rsid w:val="27885A82"/>
    <w:rsid w:val="27887877"/>
    <w:rsid w:val="278C6642"/>
    <w:rsid w:val="278F4C09"/>
    <w:rsid w:val="27903A3B"/>
    <w:rsid w:val="27945068"/>
    <w:rsid w:val="27963E38"/>
    <w:rsid w:val="27B856E4"/>
    <w:rsid w:val="27C260C3"/>
    <w:rsid w:val="27CA620E"/>
    <w:rsid w:val="27CD08DB"/>
    <w:rsid w:val="27D162E2"/>
    <w:rsid w:val="27D3028D"/>
    <w:rsid w:val="27D92ED0"/>
    <w:rsid w:val="27F4009F"/>
    <w:rsid w:val="27FF2161"/>
    <w:rsid w:val="281113A6"/>
    <w:rsid w:val="281D6A0A"/>
    <w:rsid w:val="2826575B"/>
    <w:rsid w:val="28321299"/>
    <w:rsid w:val="283245C8"/>
    <w:rsid w:val="2835282C"/>
    <w:rsid w:val="283D554A"/>
    <w:rsid w:val="28404989"/>
    <w:rsid w:val="28450F8A"/>
    <w:rsid w:val="28456B6E"/>
    <w:rsid w:val="284A4531"/>
    <w:rsid w:val="284E6636"/>
    <w:rsid w:val="28571502"/>
    <w:rsid w:val="285C2692"/>
    <w:rsid w:val="286A097A"/>
    <w:rsid w:val="28782FE6"/>
    <w:rsid w:val="287A0894"/>
    <w:rsid w:val="28806CD0"/>
    <w:rsid w:val="2887525E"/>
    <w:rsid w:val="288B22E6"/>
    <w:rsid w:val="289E2BA3"/>
    <w:rsid w:val="28A402FB"/>
    <w:rsid w:val="28A715C1"/>
    <w:rsid w:val="28BF2A3B"/>
    <w:rsid w:val="28CC0AD6"/>
    <w:rsid w:val="28D55395"/>
    <w:rsid w:val="28F83172"/>
    <w:rsid w:val="28FA1F7B"/>
    <w:rsid w:val="28FE53C2"/>
    <w:rsid w:val="2900789A"/>
    <w:rsid w:val="29071B40"/>
    <w:rsid w:val="291726E9"/>
    <w:rsid w:val="2946262A"/>
    <w:rsid w:val="294969F8"/>
    <w:rsid w:val="295A5BCF"/>
    <w:rsid w:val="295D40F3"/>
    <w:rsid w:val="2975164C"/>
    <w:rsid w:val="298E48FE"/>
    <w:rsid w:val="299141F6"/>
    <w:rsid w:val="29930AE7"/>
    <w:rsid w:val="299C5491"/>
    <w:rsid w:val="299C74D3"/>
    <w:rsid w:val="29B50950"/>
    <w:rsid w:val="29BE1388"/>
    <w:rsid w:val="29C032D8"/>
    <w:rsid w:val="29D35D96"/>
    <w:rsid w:val="29D407ED"/>
    <w:rsid w:val="2A3756BE"/>
    <w:rsid w:val="2A3E02C8"/>
    <w:rsid w:val="2A726ACC"/>
    <w:rsid w:val="2A75017A"/>
    <w:rsid w:val="2A7579DA"/>
    <w:rsid w:val="2A7821C4"/>
    <w:rsid w:val="2A7C3777"/>
    <w:rsid w:val="2A972853"/>
    <w:rsid w:val="2A9834B3"/>
    <w:rsid w:val="2A9C32A1"/>
    <w:rsid w:val="2A9E3E61"/>
    <w:rsid w:val="2AA8690E"/>
    <w:rsid w:val="2ABF1409"/>
    <w:rsid w:val="2AC00148"/>
    <w:rsid w:val="2AC2240E"/>
    <w:rsid w:val="2AC54E47"/>
    <w:rsid w:val="2AC905D8"/>
    <w:rsid w:val="2AD47DC1"/>
    <w:rsid w:val="2ADA7C06"/>
    <w:rsid w:val="2AE14084"/>
    <w:rsid w:val="2AEA3F83"/>
    <w:rsid w:val="2AF4148D"/>
    <w:rsid w:val="2B08041B"/>
    <w:rsid w:val="2B1C3735"/>
    <w:rsid w:val="2B1F2072"/>
    <w:rsid w:val="2B226D18"/>
    <w:rsid w:val="2B3F16A0"/>
    <w:rsid w:val="2B3F5FE1"/>
    <w:rsid w:val="2B752D49"/>
    <w:rsid w:val="2B7942D4"/>
    <w:rsid w:val="2B993A2E"/>
    <w:rsid w:val="2BA35587"/>
    <w:rsid w:val="2BA402BB"/>
    <w:rsid w:val="2BAF4EED"/>
    <w:rsid w:val="2BFC11E5"/>
    <w:rsid w:val="2C0F5F5B"/>
    <w:rsid w:val="2C1B7F07"/>
    <w:rsid w:val="2C346FD3"/>
    <w:rsid w:val="2C3A69B3"/>
    <w:rsid w:val="2C3D320E"/>
    <w:rsid w:val="2C5203AD"/>
    <w:rsid w:val="2C5719B4"/>
    <w:rsid w:val="2C5C0A53"/>
    <w:rsid w:val="2C623C5D"/>
    <w:rsid w:val="2C644312"/>
    <w:rsid w:val="2C6545ED"/>
    <w:rsid w:val="2C662210"/>
    <w:rsid w:val="2C6D0950"/>
    <w:rsid w:val="2C7457C4"/>
    <w:rsid w:val="2C7C1688"/>
    <w:rsid w:val="2C7F102C"/>
    <w:rsid w:val="2C8C4701"/>
    <w:rsid w:val="2C903F5A"/>
    <w:rsid w:val="2C9812AE"/>
    <w:rsid w:val="2C9C24DB"/>
    <w:rsid w:val="2CB32F37"/>
    <w:rsid w:val="2CBA6EA4"/>
    <w:rsid w:val="2CBC05DB"/>
    <w:rsid w:val="2CC1617A"/>
    <w:rsid w:val="2CDC45CB"/>
    <w:rsid w:val="2CFB0DB6"/>
    <w:rsid w:val="2CFE291A"/>
    <w:rsid w:val="2D012406"/>
    <w:rsid w:val="2D0E7B6E"/>
    <w:rsid w:val="2D0F291C"/>
    <w:rsid w:val="2D193B85"/>
    <w:rsid w:val="2D2C6853"/>
    <w:rsid w:val="2D3B0D24"/>
    <w:rsid w:val="2D3C345F"/>
    <w:rsid w:val="2D412770"/>
    <w:rsid w:val="2D492019"/>
    <w:rsid w:val="2D4C520C"/>
    <w:rsid w:val="2D530E80"/>
    <w:rsid w:val="2D533816"/>
    <w:rsid w:val="2D5840F4"/>
    <w:rsid w:val="2D586E08"/>
    <w:rsid w:val="2D5903DC"/>
    <w:rsid w:val="2D6D3E58"/>
    <w:rsid w:val="2D752481"/>
    <w:rsid w:val="2D756DDD"/>
    <w:rsid w:val="2D7B2DCC"/>
    <w:rsid w:val="2D7B7EA3"/>
    <w:rsid w:val="2D7C46CC"/>
    <w:rsid w:val="2D8502C8"/>
    <w:rsid w:val="2D865D5B"/>
    <w:rsid w:val="2D8C29D5"/>
    <w:rsid w:val="2D92149F"/>
    <w:rsid w:val="2DA3438C"/>
    <w:rsid w:val="2DA84335"/>
    <w:rsid w:val="2DAF0937"/>
    <w:rsid w:val="2DAF305E"/>
    <w:rsid w:val="2DC17DFF"/>
    <w:rsid w:val="2DC71F64"/>
    <w:rsid w:val="2DE61E0E"/>
    <w:rsid w:val="2DF5227D"/>
    <w:rsid w:val="2DF94CE7"/>
    <w:rsid w:val="2DFE59E2"/>
    <w:rsid w:val="2E0869E2"/>
    <w:rsid w:val="2E111634"/>
    <w:rsid w:val="2E226757"/>
    <w:rsid w:val="2E287B10"/>
    <w:rsid w:val="2E2F7F45"/>
    <w:rsid w:val="2E453724"/>
    <w:rsid w:val="2E454210"/>
    <w:rsid w:val="2E4D2107"/>
    <w:rsid w:val="2E6D72FE"/>
    <w:rsid w:val="2E6E5E89"/>
    <w:rsid w:val="2E704C00"/>
    <w:rsid w:val="2E8455D4"/>
    <w:rsid w:val="2E8922C6"/>
    <w:rsid w:val="2E8C503D"/>
    <w:rsid w:val="2E8D3830"/>
    <w:rsid w:val="2E8E7026"/>
    <w:rsid w:val="2E9D6A3A"/>
    <w:rsid w:val="2EAF54BE"/>
    <w:rsid w:val="2EB61199"/>
    <w:rsid w:val="2EBC239E"/>
    <w:rsid w:val="2EC64E8B"/>
    <w:rsid w:val="2ECB038A"/>
    <w:rsid w:val="2EDA4A9A"/>
    <w:rsid w:val="2EE1630D"/>
    <w:rsid w:val="2EE55AFE"/>
    <w:rsid w:val="2EEF616F"/>
    <w:rsid w:val="2F027602"/>
    <w:rsid w:val="2F0655B9"/>
    <w:rsid w:val="2F1559E5"/>
    <w:rsid w:val="2F184369"/>
    <w:rsid w:val="2F332E8E"/>
    <w:rsid w:val="2F414D7D"/>
    <w:rsid w:val="2F416CAC"/>
    <w:rsid w:val="2F491052"/>
    <w:rsid w:val="2F52023F"/>
    <w:rsid w:val="2F55281A"/>
    <w:rsid w:val="2F56559F"/>
    <w:rsid w:val="2F591043"/>
    <w:rsid w:val="2F611830"/>
    <w:rsid w:val="2F745603"/>
    <w:rsid w:val="2F8B706D"/>
    <w:rsid w:val="2F8D0039"/>
    <w:rsid w:val="2F8F3484"/>
    <w:rsid w:val="2F954068"/>
    <w:rsid w:val="2F9967B5"/>
    <w:rsid w:val="2F9E21AF"/>
    <w:rsid w:val="2FA62F3F"/>
    <w:rsid w:val="2FB52BF7"/>
    <w:rsid w:val="2FB93919"/>
    <w:rsid w:val="2FC52DE9"/>
    <w:rsid w:val="2FD4332A"/>
    <w:rsid w:val="2FD5150F"/>
    <w:rsid w:val="2FD94A0C"/>
    <w:rsid w:val="2FDE2300"/>
    <w:rsid w:val="2FF9034F"/>
    <w:rsid w:val="2FFF142B"/>
    <w:rsid w:val="300802F1"/>
    <w:rsid w:val="30133C7D"/>
    <w:rsid w:val="3014375A"/>
    <w:rsid w:val="30156825"/>
    <w:rsid w:val="30197739"/>
    <w:rsid w:val="30201E30"/>
    <w:rsid w:val="30344CA7"/>
    <w:rsid w:val="30384BA0"/>
    <w:rsid w:val="303C1F5A"/>
    <w:rsid w:val="30572E1D"/>
    <w:rsid w:val="30592CFB"/>
    <w:rsid w:val="306468DE"/>
    <w:rsid w:val="30662AA2"/>
    <w:rsid w:val="30691128"/>
    <w:rsid w:val="307436BA"/>
    <w:rsid w:val="307F1A48"/>
    <w:rsid w:val="30803710"/>
    <w:rsid w:val="30811B6B"/>
    <w:rsid w:val="30885C6B"/>
    <w:rsid w:val="308E38F4"/>
    <w:rsid w:val="309D01C8"/>
    <w:rsid w:val="309E7131"/>
    <w:rsid w:val="30B51B97"/>
    <w:rsid w:val="30BB5B4D"/>
    <w:rsid w:val="30C20E79"/>
    <w:rsid w:val="30DB5822"/>
    <w:rsid w:val="30E32E5E"/>
    <w:rsid w:val="30E67260"/>
    <w:rsid w:val="30EE7F2D"/>
    <w:rsid w:val="31094761"/>
    <w:rsid w:val="310C7ED0"/>
    <w:rsid w:val="311878FE"/>
    <w:rsid w:val="312349A1"/>
    <w:rsid w:val="313400E4"/>
    <w:rsid w:val="31394B69"/>
    <w:rsid w:val="313D5E8F"/>
    <w:rsid w:val="313E06BA"/>
    <w:rsid w:val="31402EE3"/>
    <w:rsid w:val="31470A4E"/>
    <w:rsid w:val="31492723"/>
    <w:rsid w:val="314A40DF"/>
    <w:rsid w:val="314D0B41"/>
    <w:rsid w:val="31547C26"/>
    <w:rsid w:val="315E53DD"/>
    <w:rsid w:val="3160566A"/>
    <w:rsid w:val="31643748"/>
    <w:rsid w:val="316A1264"/>
    <w:rsid w:val="317A50EE"/>
    <w:rsid w:val="318530F0"/>
    <w:rsid w:val="31924D0B"/>
    <w:rsid w:val="319F6FA1"/>
    <w:rsid w:val="31AA0402"/>
    <w:rsid w:val="31AD2D7E"/>
    <w:rsid w:val="31B84592"/>
    <w:rsid w:val="31C05BCC"/>
    <w:rsid w:val="31C145D9"/>
    <w:rsid w:val="31C1791B"/>
    <w:rsid w:val="31C20150"/>
    <w:rsid w:val="31C87D21"/>
    <w:rsid w:val="31E74D0E"/>
    <w:rsid w:val="31E85737"/>
    <w:rsid w:val="31EA04F8"/>
    <w:rsid w:val="31ED5D0C"/>
    <w:rsid w:val="31F14836"/>
    <w:rsid w:val="31F279C0"/>
    <w:rsid w:val="320422D6"/>
    <w:rsid w:val="32083264"/>
    <w:rsid w:val="321666B0"/>
    <w:rsid w:val="32175FEB"/>
    <w:rsid w:val="321C6782"/>
    <w:rsid w:val="321F3446"/>
    <w:rsid w:val="325253B1"/>
    <w:rsid w:val="32567C42"/>
    <w:rsid w:val="325947BD"/>
    <w:rsid w:val="326D57B6"/>
    <w:rsid w:val="32721D5E"/>
    <w:rsid w:val="3277325A"/>
    <w:rsid w:val="328F2B45"/>
    <w:rsid w:val="32943F28"/>
    <w:rsid w:val="32987635"/>
    <w:rsid w:val="329B42F5"/>
    <w:rsid w:val="32A232A9"/>
    <w:rsid w:val="32A30BFD"/>
    <w:rsid w:val="32AA265F"/>
    <w:rsid w:val="32D1661F"/>
    <w:rsid w:val="32E64AC9"/>
    <w:rsid w:val="32EE21A7"/>
    <w:rsid w:val="32F3172F"/>
    <w:rsid w:val="32FF69EC"/>
    <w:rsid w:val="331D557B"/>
    <w:rsid w:val="332A0DC9"/>
    <w:rsid w:val="3338263F"/>
    <w:rsid w:val="33397997"/>
    <w:rsid w:val="33402303"/>
    <w:rsid w:val="334F1C76"/>
    <w:rsid w:val="33626EB1"/>
    <w:rsid w:val="33665846"/>
    <w:rsid w:val="336E6BA8"/>
    <w:rsid w:val="33771D53"/>
    <w:rsid w:val="337F1186"/>
    <w:rsid w:val="3384336A"/>
    <w:rsid w:val="339A10F9"/>
    <w:rsid w:val="339A6552"/>
    <w:rsid w:val="33BC05F0"/>
    <w:rsid w:val="33C20A40"/>
    <w:rsid w:val="33C64351"/>
    <w:rsid w:val="33CA0A0C"/>
    <w:rsid w:val="33CE578F"/>
    <w:rsid w:val="33D32027"/>
    <w:rsid w:val="33D413B2"/>
    <w:rsid w:val="33DB54B5"/>
    <w:rsid w:val="33E12517"/>
    <w:rsid w:val="33EA6408"/>
    <w:rsid w:val="33FA19B0"/>
    <w:rsid w:val="340535EF"/>
    <w:rsid w:val="3414732D"/>
    <w:rsid w:val="341742BC"/>
    <w:rsid w:val="34183571"/>
    <w:rsid w:val="342B19FD"/>
    <w:rsid w:val="34395D4B"/>
    <w:rsid w:val="343E7A55"/>
    <w:rsid w:val="344024C4"/>
    <w:rsid w:val="344A1F8D"/>
    <w:rsid w:val="34505640"/>
    <w:rsid w:val="3452568C"/>
    <w:rsid w:val="347040A3"/>
    <w:rsid w:val="347B0862"/>
    <w:rsid w:val="34903A12"/>
    <w:rsid w:val="349A2FD4"/>
    <w:rsid w:val="349D2863"/>
    <w:rsid w:val="349F76D8"/>
    <w:rsid w:val="34A57522"/>
    <w:rsid w:val="34AB180C"/>
    <w:rsid w:val="34AE41A8"/>
    <w:rsid w:val="34B32C1B"/>
    <w:rsid w:val="34B478AA"/>
    <w:rsid w:val="34B572D6"/>
    <w:rsid w:val="34C368E7"/>
    <w:rsid w:val="34D138D5"/>
    <w:rsid w:val="34DF6DE1"/>
    <w:rsid w:val="34E711B2"/>
    <w:rsid w:val="34F5158A"/>
    <w:rsid w:val="34F7699A"/>
    <w:rsid w:val="350124B7"/>
    <w:rsid w:val="350C2240"/>
    <w:rsid w:val="351D6EE7"/>
    <w:rsid w:val="3523631C"/>
    <w:rsid w:val="35335627"/>
    <w:rsid w:val="3539456C"/>
    <w:rsid w:val="353F4FFE"/>
    <w:rsid w:val="35440AE8"/>
    <w:rsid w:val="35450E11"/>
    <w:rsid w:val="35451D05"/>
    <w:rsid w:val="354B2BA2"/>
    <w:rsid w:val="354D6B83"/>
    <w:rsid w:val="35540D89"/>
    <w:rsid w:val="355D7956"/>
    <w:rsid w:val="357E5B81"/>
    <w:rsid w:val="357E5ED2"/>
    <w:rsid w:val="35897B60"/>
    <w:rsid w:val="35923361"/>
    <w:rsid w:val="35957A5C"/>
    <w:rsid w:val="35A91257"/>
    <w:rsid w:val="35BA44CA"/>
    <w:rsid w:val="35C22D23"/>
    <w:rsid w:val="35C323E2"/>
    <w:rsid w:val="35CA34A2"/>
    <w:rsid w:val="35D12164"/>
    <w:rsid w:val="35D46D6B"/>
    <w:rsid w:val="35D55568"/>
    <w:rsid w:val="35ED762F"/>
    <w:rsid w:val="35FF3683"/>
    <w:rsid w:val="3601504D"/>
    <w:rsid w:val="36022C29"/>
    <w:rsid w:val="361F1A53"/>
    <w:rsid w:val="36243E61"/>
    <w:rsid w:val="3629232A"/>
    <w:rsid w:val="3631315A"/>
    <w:rsid w:val="36360262"/>
    <w:rsid w:val="365A3042"/>
    <w:rsid w:val="365E41E0"/>
    <w:rsid w:val="36835D19"/>
    <w:rsid w:val="3693438F"/>
    <w:rsid w:val="36962E63"/>
    <w:rsid w:val="369D39D6"/>
    <w:rsid w:val="36BA4C65"/>
    <w:rsid w:val="36CE7751"/>
    <w:rsid w:val="36D514A2"/>
    <w:rsid w:val="36F407A1"/>
    <w:rsid w:val="36FC3CE1"/>
    <w:rsid w:val="37071E32"/>
    <w:rsid w:val="370D0BEB"/>
    <w:rsid w:val="370F3372"/>
    <w:rsid w:val="37182DC4"/>
    <w:rsid w:val="3725282A"/>
    <w:rsid w:val="37274128"/>
    <w:rsid w:val="372C2F08"/>
    <w:rsid w:val="373037C1"/>
    <w:rsid w:val="373229CE"/>
    <w:rsid w:val="37371D2C"/>
    <w:rsid w:val="37373D5C"/>
    <w:rsid w:val="37381018"/>
    <w:rsid w:val="3748251F"/>
    <w:rsid w:val="37484FFB"/>
    <w:rsid w:val="376E66EB"/>
    <w:rsid w:val="377A1D1C"/>
    <w:rsid w:val="377D0F34"/>
    <w:rsid w:val="379F075B"/>
    <w:rsid w:val="37B24BAE"/>
    <w:rsid w:val="37B41545"/>
    <w:rsid w:val="37B9425C"/>
    <w:rsid w:val="37C6497D"/>
    <w:rsid w:val="37CB42AC"/>
    <w:rsid w:val="37D30BB6"/>
    <w:rsid w:val="37E53B72"/>
    <w:rsid w:val="37EF54B5"/>
    <w:rsid w:val="37F20AFF"/>
    <w:rsid w:val="380B2B1D"/>
    <w:rsid w:val="381546FD"/>
    <w:rsid w:val="381A55FD"/>
    <w:rsid w:val="381C3BCA"/>
    <w:rsid w:val="382D3B30"/>
    <w:rsid w:val="38346005"/>
    <w:rsid w:val="38353F68"/>
    <w:rsid w:val="383E1AC7"/>
    <w:rsid w:val="383F6BB3"/>
    <w:rsid w:val="384D6FAB"/>
    <w:rsid w:val="385E7E2C"/>
    <w:rsid w:val="38666669"/>
    <w:rsid w:val="386B2931"/>
    <w:rsid w:val="386C2BD0"/>
    <w:rsid w:val="38730BCB"/>
    <w:rsid w:val="38742446"/>
    <w:rsid w:val="389A2CB0"/>
    <w:rsid w:val="38AC643F"/>
    <w:rsid w:val="38AD2A32"/>
    <w:rsid w:val="38AF451F"/>
    <w:rsid w:val="38B56306"/>
    <w:rsid w:val="38C9668A"/>
    <w:rsid w:val="38CF3E7C"/>
    <w:rsid w:val="38D566A4"/>
    <w:rsid w:val="38DE6AD9"/>
    <w:rsid w:val="38E80F1B"/>
    <w:rsid w:val="38ED44E9"/>
    <w:rsid w:val="38EF511E"/>
    <w:rsid w:val="38F46250"/>
    <w:rsid w:val="38F541DC"/>
    <w:rsid w:val="38FC0672"/>
    <w:rsid w:val="39042B6C"/>
    <w:rsid w:val="391123A3"/>
    <w:rsid w:val="3911583C"/>
    <w:rsid w:val="391311D3"/>
    <w:rsid w:val="3916683C"/>
    <w:rsid w:val="39175B0D"/>
    <w:rsid w:val="393766D2"/>
    <w:rsid w:val="393D5E10"/>
    <w:rsid w:val="393F3786"/>
    <w:rsid w:val="394627E4"/>
    <w:rsid w:val="394D1713"/>
    <w:rsid w:val="39513FF9"/>
    <w:rsid w:val="395A3B7E"/>
    <w:rsid w:val="395D28A1"/>
    <w:rsid w:val="3960059C"/>
    <w:rsid w:val="39744DD0"/>
    <w:rsid w:val="398F777D"/>
    <w:rsid w:val="39A25824"/>
    <w:rsid w:val="39B77105"/>
    <w:rsid w:val="39CA2E0A"/>
    <w:rsid w:val="39CE0DAB"/>
    <w:rsid w:val="39CE461F"/>
    <w:rsid w:val="39DD5D5E"/>
    <w:rsid w:val="39E907D9"/>
    <w:rsid w:val="39EB21E2"/>
    <w:rsid w:val="39F657DA"/>
    <w:rsid w:val="3A010E04"/>
    <w:rsid w:val="3A0B19D9"/>
    <w:rsid w:val="3A2D29BC"/>
    <w:rsid w:val="3A395525"/>
    <w:rsid w:val="3A471093"/>
    <w:rsid w:val="3A4E500E"/>
    <w:rsid w:val="3A5D15AE"/>
    <w:rsid w:val="3A5D1641"/>
    <w:rsid w:val="3A657B58"/>
    <w:rsid w:val="3A754D8E"/>
    <w:rsid w:val="3A770DFD"/>
    <w:rsid w:val="3A7730CC"/>
    <w:rsid w:val="3A803184"/>
    <w:rsid w:val="3A826ADD"/>
    <w:rsid w:val="3A8862CA"/>
    <w:rsid w:val="3A893723"/>
    <w:rsid w:val="3A9B402E"/>
    <w:rsid w:val="3AA02CF4"/>
    <w:rsid w:val="3AA23214"/>
    <w:rsid w:val="3AAA4DB7"/>
    <w:rsid w:val="3AC534A4"/>
    <w:rsid w:val="3ACC4E8D"/>
    <w:rsid w:val="3AD20CFE"/>
    <w:rsid w:val="3ADD7AB9"/>
    <w:rsid w:val="3AE0286C"/>
    <w:rsid w:val="3AE63018"/>
    <w:rsid w:val="3AEC3B95"/>
    <w:rsid w:val="3AEF0072"/>
    <w:rsid w:val="3AF713D6"/>
    <w:rsid w:val="3B016BD7"/>
    <w:rsid w:val="3B184966"/>
    <w:rsid w:val="3B387269"/>
    <w:rsid w:val="3B4310EE"/>
    <w:rsid w:val="3B476AA7"/>
    <w:rsid w:val="3B4A7D03"/>
    <w:rsid w:val="3B4C19E9"/>
    <w:rsid w:val="3B4C24E4"/>
    <w:rsid w:val="3B4E6967"/>
    <w:rsid w:val="3B5D1D6C"/>
    <w:rsid w:val="3B712093"/>
    <w:rsid w:val="3B742410"/>
    <w:rsid w:val="3B7B3711"/>
    <w:rsid w:val="3B7B5AF5"/>
    <w:rsid w:val="3B7D03A0"/>
    <w:rsid w:val="3B851183"/>
    <w:rsid w:val="3B860031"/>
    <w:rsid w:val="3B931CD2"/>
    <w:rsid w:val="3B987520"/>
    <w:rsid w:val="3BB4293B"/>
    <w:rsid w:val="3BBA5A08"/>
    <w:rsid w:val="3BC867C1"/>
    <w:rsid w:val="3BF11194"/>
    <w:rsid w:val="3BF516CE"/>
    <w:rsid w:val="3C035324"/>
    <w:rsid w:val="3C0B67C0"/>
    <w:rsid w:val="3C207FF4"/>
    <w:rsid w:val="3C2A77C0"/>
    <w:rsid w:val="3C3029C0"/>
    <w:rsid w:val="3C4229FC"/>
    <w:rsid w:val="3C571BEF"/>
    <w:rsid w:val="3C607411"/>
    <w:rsid w:val="3C62035D"/>
    <w:rsid w:val="3C797930"/>
    <w:rsid w:val="3C7B29A6"/>
    <w:rsid w:val="3C815626"/>
    <w:rsid w:val="3C825DC6"/>
    <w:rsid w:val="3C84593B"/>
    <w:rsid w:val="3C884B98"/>
    <w:rsid w:val="3C892CE0"/>
    <w:rsid w:val="3C915A28"/>
    <w:rsid w:val="3C9322F1"/>
    <w:rsid w:val="3CAB2BAD"/>
    <w:rsid w:val="3CD50741"/>
    <w:rsid w:val="3CEB3F22"/>
    <w:rsid w:val="3CFD72EF"/>
    <w:rsid w:val="3D125564"/>
    <w:rsid w:val="3D1C4C06"/>
    <w:rsid w:val="3D2A0A37"/>
    <w:rsid w:val="3D2F32D7"/>
    <w:rsid w:val="3D3112EE"/>
    <w:rsid w:val="3D3535B3"/>
    <w:rsid w:val="3D35567C"/>
    <w:rsid w:val="3D46652B"/>
    <w:rsid w:val="3D4D45F3"/>
    <w:rsid w:val="3D511249"/>
    <w:rsid w:val="3D585DF1"/>
    <w:rsid w:val="3D596D1E"/>
    <w:rsid w:val="3D5F3235"/>
    <w:rsid w:val="3D7A3DCB"/>
    <w:rsid w:val="3D8A1B26"/>
    <w:rsid w:val="3D8E29AA"/>
    <w:rsid w:val="3D903098"/>
    <w:rsid w:val="3DA53E8E"/>
    <w:rsid w:val="3DAA34CF"/>
    <w:rsid w:val="3DAB5026"/>
    <w:rsid w:val="3DAF1617"/>
    <w:rsid w:val="3DCB229F"/>
    <w:rsid w:val="3DD50499"/>
    <w:rsid w:val="3DDB5041"/>
    <w:rsid w:val="3DDD78ED"/>
    <w:rsid w:val="3DEB0D37"/>
    <w:rsid w:val="3DF3091D"/>
    <w:rsid w:val="3DF36687"/>
    <w:rsid w:val="3DFA5614"/>
    <w:rsid w:val="3E444E31"/>
    <w:rsid w:val="3E470BAC"/>
    <w:rsid w:val="3E4E5E81"/>
    <w:rsid w:val="3E77626F"/>
    <w:rsid w:val="3E834532"/>
    <w:rsid w:val="3E9148E8"/>
    <w:rsid w:val="3E92447E"/>
    <w:rsid w:val="3E936877"/>
    <w:rsid w:val="3E9424DE"/>
    <w:rsid w:val="3EA85DBE"/>
    <w:rsid w:val="3EB14907"/>
    <w:rsid w:val="3ED2397A"/>
    <w:rsid w:val="3ED86B11"/>
    <w:rsid w:val="3EE4112D"/>
    <w:rsid w:val="3EE60C8E"/>
    <w:rsid w:val="3EE93087"/>
    <w:rsid w:val="3EE97B83"/>
    <w:rsid w:val="3EFF6E07"/>
    <w:rsid w:val="3F077CD8"/>
    <w:rsid w:val="3F0865E7"/>
    <w:rsid w:val="3F0F3626"/>
    <w:rsid w:val="3F136285"/>
    <w:rsid w:val="3F1715C6"/>
    <w:rsid w:val="3F1E4982"/>
    <w:rsid w:val="3F2A5697"/>
    <w:rsid w:val="3F2D262C"/>
    <w:rsid w:val="3F466EDF"/>
    <w:rsid w:val="3F5572C5"/>
    <w:rsid w:val="3F5F4A49"/>
    <w:rsid w:val="3F6840D4"/>
    <w:rsid w:val="3F6D3F4E"/>
    <w:rsid w:val="3F7C61FB"/>
    <w:rsid w:val="3F8A605F"/>
    <w:rsid w:val="3F9A2B6A"/>
    <w:rsid w:val="3F9C7C0D"/>
    <w:rsid w:val="3FA203F5"/>
    <w:rsid w:val="3FA654AF"/>
    <w:rsid w:val="3FB97761"/>
    <w:rsid w:val="3FBF5611"/>
    <w:rsid w:val="3FCE7803"/>
    <w:rsid w:val="3FFD763F"/>
    <w:rsid w:val="3FFE5908"/>
    <w:rsid w:val="400C6F86"/>
    <w:rsid w:val="40106855"/>
    <w:rsid w:val="40160FD4"/>
    <w:rsid w:val="40205D1A"/>
    <w:rsid w:val="402102E0"/>
    <w:rsid w:val="403C141D"/>
    <w:rsid w:val="404116EB"/>
    <w:rsid w:val="404B1B70"/>
    <w:rsid w:val="4051442D"/>
    <w:rsid w:val="405321A8"/>
    <w:rsid w:val="405A4A04"/>
    <w:rsid w:val="40645DBF"/>
    <w:rsid w:val="408F7C9A"/>
    <w:rsid w:val="40A4018D"/>
    <w:rsid w:val="40A60FC7"/>
    <w:rsid w:val="40AB5008"/>
    <w:rsid w:val="40C07A35"/>
    <w:rsid w:val="40CB46BA"/>
    <w:rsid w:val="40CF06FD"/>
    <w:rsid w:val="40D7011B"/>
    <w:rsid w:val="40D94281"/>
    <w:rsid w:val="40DF0B73"/>
    <w:rsid w:val="40E47828"/>
    <w:rsid w:val="40EB4972"/>
    <w:rsid w:val="40EF165B"/>
    <w:rsid w:val="40F07469"/>
    <w:rsid w:val="40FC119E"/>
    <w:rsid w:val="40FD2F4F"/>
    <w:rsid w:val="41177A20"/>
    <w:rsid w:val="41180CDA"/>
    <w:rsid w:val="41183D2F"/>
    <w:rsid w:val="413216C2"/>
    <w:rsid w:val="4139131E"/>
    <w:rsid w:val="414312BA"/>
    <w:rsid w:val="415840C3"/>
    <w:rsid w:val="415C2E23"/>
    <w:rsid w:val="416775A6"/>
    <w:rsid w:val="416D4ADC"/>
    <w:rsid w:val="41743E3C"/>
    <w:rsid w:val="417657C1"/>
    <w:rsid w:val="417B7837"/>
    <w:rsid w:val="4189260A"/>
    <w:rsid w:val="41927266"/>
    <w:rsid w:val="419C067D"/>
    <w:rsid w:val="41A87930"/>
    <w:rsid w:val="41C3479A"/>
    <w:rsid w:val="41D03706"/>
    <w:rsid w:val="41D36CAE"/>
    <w:rsid w:val="41D77F63"/>
    <w:rsid w:val="41DE63BB"/>
    <w:rsid w:val="41E1721F"/>
    <w:rsid w:val="41E8568D"/>
    <w:rsid w:val="420077DC"/>
    <w:rsid w:val="42023439"/>
    <w:rsid w:val="42036D06"/>
    <w:rsid w:val="42064D57"/>
    <w:rsid w:val="420D0655"/>
    <w:rsid w:val="421E5ABF"/>
    <w:rsid w:val="42314DEE"/>
    <w:rsid w:val="42347866"/>
    <w:rsid w:val="42430BF8"/>
    <w:rsid w:val="42450B34"/>
    <w:rsid w:val="42567F17"/>
    <w:rsid w:val="425E0FFB"/>
    <w:rsid w:val="427E6E0F"/>
    <w:rsid w:val="42814F44"/>
    <w:rsid w:val="42910C94"/>
    <w:rsid w:val="42A61FE8"/>
    <w:rsid w:val="42A83C6B"/>
    <w:rsid w:val="42B54D30"/>
    <w:rsid w:val="42B8431D"/>
    <w:rsid w:val="42BC4416"/>
    <w:rsid w:val="42C270FD"/>
    <w:rsid w:val="42C630DB"/>
    <w:rsid w:val="42DE1B32"/>
    <w:rsid w:val="42E30BBD"/>
    <w:rsid w:val="42E35D40"/>
    <w:rsid w:val="42E74220"/>
    <w:rsid w:val="42FB465E"/>
    <w:rsid w:val="43094B57"/>
    <w:rsid w:val="43130664"/>
    <w:rsid w:val="431915CB"/>
    <w:rsid w:val="433045E2"/>
    <w:rsid w:val="433564ED"/>
    <w:rsid w:val="43446B87"/>
    <w:rsid w:val="434C177D"/>
    <w:rsid w:val="43501AE0"/>
    <w:rsid w:val="43600F58"/>
    <w:rsid w:val="4366233C"/>
    <w:rsid w:val="43674113"/>
    <w:rsid w:val="436D35DC"/>
    <w:rsid w:val="43871778"/>
    <w:rsid w:val="439037C4"/>
    <w:rsid w:val="43995CFC"/>
    <w:rsid w:val="43A46703"/>
    <w:rsid w:val="43A978BC"/>
    <w:rsid w:val="43BC0C36"/>
    <w:rsid w:val="43BE2036"/>
    <w:rsid w:val="43C33D92"/>
    <w:rsid w:val="43D45808"/>
    <w:rsid w:val="43DD3079"/>
    <w:rsid w:val="43DE392A"/>
    <w:rsid w:val="43F55790"/>
    <w:rsid w:val="440265FD"/>
    <w:rsid w:val="441C333F"/>
    <w:rsid w:val="441D1AAD"/>
    <w:rsid w:val="443F4EC8"/>
    <w:rsid w:val="444472A4"/>
    <w:rsid w:val="445C3766"/>
    <w:rsid w:val="446168BE"/>
    <w:rsid w:val="44795320"/>
    <w:rsid w:val="44885808"/>
    <w:rsid w:val="44982D7C"/>
    <w:rsid w:val="44A0719C"/>
    <w:rsid w:val="44A40BEB"/>
    <w:rsid w:val="44B14620"/>
    <w:rsid w:val="44B470C2"/>
    <w:rsid w:val="44B65FA0"/>
    <w:rsid w:val="44C80A26"/>
    <w:rsid w:val="44D05615"/>
    <w:rsid w:val="44DA5FCD"/>
    <w:rsid w:val="44DD65F0"/>
    <w:rsid w:val="44F35076"/>
    <w:rsid w:val="44F70D42"/>
    <w:rsid w:val="450155C7"/>
    <w:rsid w:val="450E2FA6"/>
    <w:rsid w:val="45152103"/>
    <w:rsid w:val="45316CEB"/>
    <w:rsid w:val="454D3EBB"/>
    <w:rsid w:val="45544B9C"/>
    <w:rsid w:val="455E1F11"/>
    <w:rsid w:val="4562503E"/>
    <w:rsid w:val="456C61E9"/>
    <w:rsid w:val="4576797D"/>
    <w:rsid w:val="457E74C2"/>
    <w:rsid w:val="458459C9"/>
    <w:rsid w:val="45A00D6F"/>
    <w:rsid w:val="45A83D29"/>
    <w:rsid w:val="45D34EED"/>
    <w:rsid w:val="45DA4B08"/>
    <w:rsid w:val="45DC1737"/>
    <w:rsid w:val="45E910BE"/>
    <w:rsid w:val="45F23CD2"/>
    <w:rsid w:val="45FC1864"/>
    <w:rsid w:val="46056DB6"/>
    <w:rsid w:val="460A0CA9"/>
    <w:rsid w:val="46113339"/>
    <w:rsid w:val="46114F99"/>
    <w:rsid w:val="461A4F85"/>
    <w:rsid w:val="46300D5A"/>
    <w:rsid w:val="46410D01"/>
    <w:rsid w:val="464F2EB2"/>
    <w:rsid w:val="46520E69"/>
    <w:rsid w:val="46584259"/>
    <w:rsid w:val="467A70BF"/>
    <w:rsid w:val="468779E8"/>
    <w:rsid w:val="46886A1D"/>
    <w:rsid w:val="468B7875"/>
    <w:rsid w:val="4692271E"/>
    <w:rsid w:val="469D58C1"/>
    <w:rsid w:val="46A0226E"/>
    <w:rsid w:val="46A444A9"/>
    <w:rsid w:val="46A87C91"/>
    <w:rsid w:val="46AB0EBC"/>
    <w:rsid w:val="46AF1880"/>
    <w:rsid w:val="46B13F8A"/>
    <w:rsid w:val="46B147DB"/>
    <w:rsid w:val="46B40D76"/>
    <w:rsid w:val="46C011C4"/>
    <w:rsid w:val="46CE6BB3"/>
    <w:rsid w:val="46D50585"/>
    <w:rsid w:val="46D76003"/>
    <w:rsid w:val="46D76220"/>
    <w:rsid w:val="46D93CA6"/>
    <w:rsid w:val="46DA33E5"/>
    <w:rsid w:val="46E2681C"/>
    <w:rsid w:val="46E6769D"/>
    <w:rsid w:val="46FD3836"/>
    <w:rsid w:val="4708791A"/>
    <w:rsid w:val="471102E9"/>
    <w:rsid w:val="47164E44"/>
    <w:rsid w:val="47173807"/>
    <w:rsid w:val="471804A7"/>
    <w:rsid w:val="472B11B9"/>
    <w:rsid w:val="474A5F91"/>
    <w:rsid w:val="4754196D"/>
    <w:rsid w:val="475E1BE9"/>
    <w:rsid w:val="4760453C"/>
    <w:rsid w:val="476370F3"/>
    <w:rsid w:val="476A34A8"/>
    <w:rsid w:val="476B7050"/>
    <w:rsid w:val="476E51F8"/>
    <w:rsid w:val="476F13CF"/>
    <w:rsid w:val="4773348A"/>
    <w:rsid w:val="477568E3"/>
    <w:rsid w:val="477805FE"/>
    <w:rsid w:val="47821E96"/>
    <w:rsid w:val="47A8100D"/>
    <w:rsid w:val="47AF506C"/>
    <w:rsid w:val="47BF1085"/>
    <w:rsid w:val="47C04AC5"/>
    <w:rsid w:val="47C15D0D"/>
    <w:rsid w:val="47C36EE8"/>
    <w:rsid w:val="47CE7E28"/>
    <w:rsid w:val="47D64DD2"/>
    <w:rsid w:val="47EE47A5"/>
    <w:rsid w:val="47F55AF7"/>
    <w:rsid w:val="4804313A"/>
    <w:rsid w:val="480E201E"/>
    <w:rsid w:val="4825214C"/>
    <w:rsid w:val="48463CCF"/>
    <w:rsid w:val="484C2E96"/>
    <w:rsid w:val="485613C1"/>
    <w:rsid w:val="48694CD0"/>
    <w:rsid w:val="486E1B74"/>
    <w:rsid w:val="487E3CA7"/>
    <w:rsid w:val="48806E7F"/>
    <w:rsid w:val="48904005"/>
    <w:rsid w:val="48976F7C"/>
    <w:rsid w:val="489A29A3"/>
    <w:rsid w:val="48A16E69"/>
    <w:rsid w:val="48BC55AF"/>
    <w:rsid w:val="48CF4E91"/>
    <w:rsid w:val="48D41C9D"/>
    <w:rsid w:val="48DD3A9B"/>
    <w:rsid w:val="48E00DED"/>
    <w:rsid w:val="48F26B79"/>
    <w:rsid w:val="48F81489"/>
    <w:rsid w:val="48FC2E68"/>
    <w:rsid w:val="490026B0"/>
    <w:rsid w:val="49096DFE"/>
    <w:rsid w:val="490F4903"/>
    <w:rsid w:val="491120A0"/>
    <w:rsid w:val="491412B4"/>
    <w:rsid w:val="492413E7"/>
    <w:rsid w:val="49285483"/>
    <w:rsid w:val="49300B8C"/>
    <w:rsid w:val="49302BAD"/>
    <w:rsid w:val="49324D19"/>
    <w:rsid w:val="49400DDB"/>
    <w:rsid w:val="494A56B0"/>
    <w:rsid w:val="49522454"/>
    <w:rsid w:val="495A09E9"/>
    <w:rsid w:val="495E617F"/>
    <w:rsid w:val="49621F6F"/>
    <w:rsid w:val="496729C2"/>
    <w:rsid w:val="496E0F2B"/>
    <w:rsid w:val="498000A0"/>
    <w:rsid w:val="498D1D1A"/>
    <w:rsid w:val="499A570B"/>
    <w:rsid w:val="49A52606"/>
    <w:rsid w:val="49A705C6"/>
    <w:rsid w:val="49B41FD2"/>
    <w:rsid w:val="49BA4F08"/>
    <w:rsid w:val="49CB4EE7"/>
    <w:rsid w:val="49CC2FF0"/>
    <w:rsid w:val="49D155F5"/>
    <w:rsid w:val="49E22163"/>
    <w:rsid w:val="49E423E1"/>
    <w:rsid w:val="49E677EC"/>
    <w:rsid w:val="49F0106A"/>
    <w:rsid w:val="4A080687"/>
    <w:rsid w:val="4A0E735E"/>
    <w:rsid w:val="4A1134FE"/>
    <w:rsid w:val="4A1C1F6E"/>
    <w:rsid w:val="4A2176FB"/>
    <w:rsid w:val="4A2E7B1F"/>
    <w:rsid w:val="4A311C29"/>
    <w:rsid w:val="4A3E5083"/>
    <w:rsid w:val="4A427DD8"/>
    <w:rsid w:val="4A431E37"/>
    <w:rsid w:val="4A483176"/>
    <w:rsid w:val="4A5F344A"/>
    <w:rsid w:val="4A7A6960"/>
    <w:rsid w:val="4A8401F4"/>
    <w:rsid w:val="4A873683"/>
    <w:rsid w:val="4A8B0494"/>
    <w:rsid w:val="4A8D32A8"/>
    <w:rsid w:val="4A9421B6"/>
    <w:rsid w:val="4A9C78B7"/>
    <w:rsid w:val="4AA74F65"/>
    <w:rsid w:val="4AAC3CB5"/>
    <w:rsid w:val="4AAE335D"/>
    <w:rsid w:val="4AAE7975"/>
    <w:rsid w:val="4AB32ED2"/>
    <w:rsid w:val="4AB9219B"/>
    <w:rsid w:val="4ABE4D2E"/>
    <w:rsid w:val="4AD84958"/>
    <w:rsid w:val="4AEC122C"/>
    <w:rsid w:val="4AED3472"/>
    <w:rsid w:val="4AF57846"/>
    <w:rsid w:val="4B0116D5"/>
    <w:rsid w:val="4B0204B1"/>
    <w:rsid w:val="4B055EA9"/>
    <w:rsid w:val="4B0954A3"/>
    <w:rsid w:val="4B1654CF"/>
    <w:rsid w:val="4B302BB3"/>
    <w:rsid w:val="4B3403EC"/>
    <w:rsid w:val="4B353F07"/>
    <w:rsid w:val="4B3B3215"/>
    <w:rsid w:val="4B4427D6"/>
    <w:rsid w:val="4B565711"/>
    <w:rsid w:val="4B5F5370"/>
    <w:rsid w:val="4B646F0D"/>
    <w:rsid w:val="4B666BE4"/>
    <w:rsid w:val="4B9B458E"/>
    <w:rsid w:val="4BA27FE8"/>
    <w:rsid w:val="4BAA3F8D"/>
    <w:rsid w:val="4BB84D97"/>
    <w:rsid w:val="4BC26E01"/>
    <w:rsid w:val="4BCA743D"/>
    <w:rsid w:val="4BCE3FF8"/>
    <w:rsid w:val="4BD72A49"/>
    <w:rsid w:val="4BDC7A36"/>
    <w:rsid w:val="4BEC5E0B"/>
    <w:rsid w:val="4BEE194A"/>
    <w:rsid w:val="4BF30D73"/>
    <w:rsid w:val="4C084233"/>
    <w:rsid w:val="4C09163B"/>
    <w:rsid w:val="4C1126CB"/>
    <w:rsid w:val="4C1A01FC"/>
    <w:rsid w:val="4C1B4D4B"/>
    <w:rsid w:val="4C1B74FE"/>
    <w:rsid w:val="4C1E0F42"/>
    <w:rsid w:val="4C255B7A"/>
    <w:rsid w:val="4C267AE0"/>
    <w:rsid w:val="4C2D60F7"/>
    <w:rsid w:val="4C312233"/>
    <w:rsid w:val="4C396740"/>
    <w:rsid w:val="4C3C4045"/>
    <w:rsid w:val="4C4046AB"/>
    <w:rsid w:val="4C4826F6"/>
    <w:rsid w:val="4C4E26A6"/>
    <w:rsid w:val="4C512D78"/>
    <w:rsid w:val="4C5C7254"/>
    <w:rsid w:val="4C700020"/>
    <w:rsid w:val="4C702279"/>
    <w:rsid w:val="4C762EB3"/>
    <w:rsid w:val="4C7C32E3"/>
    <w:rsid w:val="4C94497A"/>
    <w:rsid w:val="4CB32F84"/>
    <w:rsid w:val="4CBC0D16"/>
    <w:rsid w:val="4CBC2CFC"/>
    <w:rsid w:val="4CBF778B"/>
    <w:rsid w:val="4CC9312E"/>
    <w:rsid w:val="4CDD217B"/>
    <w:rsid w:val="4CDF177D"/>
    <w:rsid w:val="4CEC5243"/>
    <w:rsid w:val="4CED4EAD"/>
    <w:rsid w:val="4CF902CD"/>
    <w:rsid w:val="4CFA7A31"/>
    <w:rsid w:val="4CFD75CE"/>
    <w:rsid w:val="4D052F1F"/>
    <w:rsid w:val="4D0B5A98"/>
    <w:rsid w:val="4D1154D1"/>
    <w:rsid w:val="4D1D0F9B"/>
    <w:rsid w:val="4D29737B"/>
    <w:rsid w:val="4D2B6930"/>
    <w:rsid w:val="4D2E28E3"/>
    <w:rsid w:val="4D58729A"/>
    <w:rsid w:val="4D5A4FC3"/>
    <w:rsid w:val="4D5B1877"/>
    <w:rsid w:val="4D6D34A2"/>
    <w:rsid w:val="4D7319ED"/>
    <w:rsid w:val="4D76549A"/>
    <w:rsid w:val="4D7E1212"/>
    <w:rsid w:val="4D855DFA"/>
    <w:rsid w:val="4D937497"/>
    <w:rsid w:val="4D9902D1"/>
    <w:rsid w:val="4D991466"/>
    <w:rsid w:val="4D997E26"/>
    <w:rsid w:val="4D9C6470"/>
    <w:rsid w:val="4DAC6937"/>
    <w:rsid w:val="4DB0666B"/>
    <w:rsid w:val="4DBF6099"/>
    <w:rsid w:val="4DD656DA"/>
    <w:rsid w:val="4DE510E3"/>
    <w:rsid w:val="4DEE161F"/>
    <w:rsid w:val="4DF631ED"/>
    <w:rsid w:val="4DF70FE7"/>
    <w:rsid w:val="4DFF4040"/>
    <w:rsid w:val="4E062951"/>
    <w:rsid w:val="4E0C70B7"/>
    <w:rsid w:val="4E2A287F"/>
    <w:rsid w:val="4E32137D"/>
    <w:rsid w:val="4E450BE3"/>
    <w:rsid w:val="4E477133"/>
    <w:rsid w:val="4E4D66A4"/>
    <w:rsid w:val="4E5060CD"/>
    <w:rsid w:val="4E760CA9"/>
    <w:rsid w:val="4E7860B9"/>
    <w:rsid w:val="4E8375FB"/>
    <w:rsid w:val="4E897A0E"/>
    <w:rsid w:val="4EAB288A"/>
    <w:rsid w:val="4EBB1CB2"/>
    <w:rsid w:val="4EC03B2D"/>
    <w:rsid w:val="4ED53112"/>
    <w:rsid w:val="4EEC1101"/>
    <w:rsid w:val="4F095A5F"/>
    <w:rsid w:val="4F1042F5"/>
    <w:rsid w:val="4F130F14"/>
    <w:rsid w:val="4F17700D"/>
    <w:rsid w:val="4F1A2AB2"/>
    <w:rsid w:val="4F1C7180"/>
    <w:rsid w:val="4F1D071B"/>
    <w:rsid w:val="4F202928"/>
    <w:rsid w:val="4F264344"/>
    <w:rsid w:val="4F281977"/>
    <w:rsid w:val="4F2B7095"/>
    <w:rsid w:val="4F2D667A"/>
    <w:rsid w:val="4F325524"/>
    <w:rsid w:val="4F470E01"/>
    <w:rsid w:val="4F48261F"/>
    <w:rsid w:val="4F4D70B4"/>
    <w:rsid w:val="4F5D6A7F"/>
    <w:rsid w:val="4F5F11C2"/>
    <w:rsid w:val="4F6C280F"/>
    <w:rsid w:val="4F6C4EC1"/>
    <w:rsid w:val="4F6D2224"/>
    <w:rsid w:val="4F754847"/>
    <w:rsid w:val="4F797586"/>
    <w:rsid w:val="4F7F23DB"/>
    <w:rsid w:val="4F976D96"/>
    <w:rsid w:val="4F9C124C"/>
    <w:rsid w:val="4FAC10DE"/>
    <w:rsid w:val="4FB761D3"/>
    <w:rsid w:val="4FC00F36"/>
    <w:rsid w:val="4FC57364"/>
    <w:rsid w:val="4FCF42D7"/>
    <w:rsid w:val="4FD73049"/>
    <w:rsid w:val="4FE61663"/>
    <w:rsid w:val="4FED43AD"/>
    <w:rsid w:val="4FF20591"/>
    <w:rsid w:val="4FFD1D7D"/>
    <w:rsid w:val="500467DA"/>
    <w:rsid w:val="50103EF3"/>
    <w:rsid w:val="502C257F"/>
    <w:rsid w:val="50323DE3"/>
    <w:rsid w:val="504F21FF"/>
    <w:rsid w:val="50515720"/>
    <w:rsid w:val="50537812"/>
    <w:rsid w:val="50545774"/>
    <w:rsid w:val="505A12A2"/>
    <w:rsid w:val="50707E4B"/>
    <w:rsid w:val="50731080"/>
    <w:rsid w:val="507F3DCC"/>
    <w:rsid w:val="50813851"/>
    <w:rsid w:val="50854DBD"/>
    <w:rsid w:val="509B644C"/>
    <w:rsid w:val="50A130F0"/>
    <w:rsid w:val="50A93243"/>
    <w:rsid w:val="50C079D5"/>
    <w:rsid w:val="50C860C5"/>
    <w:rsid w:val="50D2270E"/>
    <w:rsid w:val="51055649"/>
    <w:rsid w:val="51065C50"/>
    <w:rsid w:val="51125E47"/>
    <w:rsid w:val="511D3625"/>
    <w:rsid w:val="51263E2D"/>
    <w:rsid w:val="514154D0"/>
    <w:rsid w:val="515949B3"/>
    <w:rsid w:val="51776343"/>
    <w:rsid w:val="518A37DE"/>
    <w:rsid w:val="51914222"/>
    <w:rsid w:val="51921D1B"/>
    <w:rsid w:val="51921DAA"/>
    <w:rsid w:val="51931E6D"/>
    <w:rsid w:val="519667D4"/>
    <w:rsid w:val="5199509E"/>
    <w:rsid w:val="51A32BA8"/>
    <w:rsid w:val="51B26364"/>
    <w:rsid w:val="51B54C13"/>
    <w:rsid w:val="51D9582C"/>
    <w:rsid w:val="51ED7E6D"/>
    <w:rsid w:val="51F27440"/>
    <w:rsid w:val="51F44307"/>
    <w:rsid w:val="520D0FC0"/>
    <w:rsid w:val="520F2A73"/>
    <w:rsid w:val="52156596"/>
    <w:rsid w:val="52310556"/>
    <w:rsid w:val="524B2C9F"/>
    <w:rsid w:val="52512DF0"/>
    <w:rsid w:val="5256061A"/>
    <w:rsid w:val="525C6D42"/>
    <w:rsid w:val="52723806"/>
    <w:rsid w:val="528735BB"/>
    <w:rsid w:val="528A0401"/>
    <w:rsid w:val="52905230"/>
    <w:rsid w:val="52921BCA"/>
    <w:rsid w:val="529C4F80"/>
    <w:rsid w:val="529C60E7"/>
    <w:rsid w:val="52A27883"/>
    <w:rsid w:val="52B84C90"/>
    <w:rsid w:val="52C6579F"/>
    <w:rsid w:val="52C93623"/>
    <w:rsid w:val="52DD440D"/>
    <w:rsid w:val="52DD5DA2"/>
    <w:rsid w:val="52E14313"/>
    <w:rsid w:val="52E424AD"/>
    <w:rsid w:val="52E8632C"/>
    <w:rsid w:val="52FE075F"/>
    <w:rsid w:val="530123B8"/>
    <w:rsid w:val="53062943"/>
    <w:rsid w:val="53122532"/>
    <w:rsid w:val="531A03D1"/>
    <w:rsid w:val="53220957"/>
    <w:rsid w:val="53257565"/>
    <w:rsid w:val="53350776"/>
    <w:rsid w:val="534154F2"/>
    <w:rsid w:val="534220C2"/>
    <w:rsid w:val="53531953"/>
    <w:rsid w:val="535859DD"/>
    <w:rsid w:val="535B2A52"/>
    <w:rsid w:val="535F1620"/>
    <w:rsid w:val="53616D5D"/>
    <w:rsid w:val="53661345"/>
    <w:rsid w:val="53662DD8"/>
    <w:rsid w:val="53680AF8"/>
    <w:rsid w:val="53780F61"/>
    <w:rsid w:val="53804A7C"/>
    <w:rsid w:val="53863C95"/>
    <w:rsid w:val="538C613D"/>
    <w:rsid w:val="538C7D64"/>
    <w:rsid w:val="53A04359"/>
    <w:rsid w:val="53A84DC6"/>
    <w:rsid w:val="53AE2D58"/>
    <w:rsid w:val="53B62530"/>
    <w:rsid w:val="53B82431"/>
    <w:rsid w:val="53C61C23"/>
    <w:rsid w:val="53CD2C29"/>
    <w:rsid w:val="53DA727D"/>
    <w:rsid w:val="53E55736"/>
    <w:rsid w:val="53E8576D"/>
    <w:rsid w:val="540C0784"/>
    <w:rsid w:val="540D256B"/>
    <w:rsid w:val="54177E19"/>
    <w:rsid w:val="54216B8F"/>
    <w:rsid w:val="54465B7F"/>
    <w:rsid w:val="544B1702"/>
    <w:rsid w:val="545174D5"/>
    <w:rsid w:val="545635DE"/>
    <w:rsid w:val="545957AC"/>
    <w:rsid w:val="546438EF"/>
    <w:rsid w:val="5467135F"/>
    <w:rsid w:val="546F0210"/>
    <w:rsid w:val="546F09A0"/>
    <w:rsid w:val="546F7B25"/>
    <w:rsid w:val="54704171"/>
    <w:rsid w:val="54704E7A"/>
    <w:rsid w:val="54803AB5"/>
    <w:rsid w:val="54943BD8"/>
    <w:rsid w:val="549A4B15"/>
    <w:rsid w:val="54A65722"/>
    <w:rsid w:val="54C25E10"/>
    <w:rsid w:val="54C80B16"/>
    <w:rsid w:val="54D171FB"/>
    <w:rsid w:val="54DE0AB0"/>
    <w:rsid w:val="54DE2319"/>
    <w:rsid w:val="54F013F1"/>
    <w:rsid w:val="55053082"/>
    <w:rsid w:val="550A6E38"/>
    <w:rsid w:val="550F0C2F"/>
    <w:rsid w:val="5511027A"/>
    <w:rsid w:val="5522552F"/>
    <w:rsid w:val="55395D8E"/>
    <w:rsid w:val="554163BB"/>
    <w:rsid w:val="55451BB3"/>
    <w:rsid w:val="554714B5"/>
    <w:rsid w:val="5551651A"/>
    <w:rsid w:val="555A7BF5"/>
    <w:rsid w:val="5564657B"/>
    <w:rsid w:val="557C3451"/>
    <w:rsid w:val="55937248"/>
    <w:rsid w:val="55946BEA"/>
    <w:rsid w:val="559A5F0B"/>
    <w:rsid w:val="55A259FB"/>
    <w:rsid w:val="55A26488"/>
    <w:rsid w:val="55B42BFD"/>
    <w:rsid w:val="55BC4C90"/>
    <w:rsid w:val="55C774A8"/>
    <w:rsid w:val="55CB5BF3"/>
    <w:rsid w:val="55CE4780"/>
    <w:rsid w:val="55D42562"/>
    <w:rsid w:val="55DA17F9"/>
    <w:rsid w:val="55E118DA"/>
    <w:rsid w:val="55E12C10"/>
    <w:rsid w:val="55E130F8"/>
    <w:rsid w:val="55EA1BC2"/>
    <w:rsid w:val="55EB63A9"/>
    <w:rsid w:val="55ED394D"/>
    <w:rsid w:val="55FF1492"/>
    <w:rsid w:val="560A411B"/>
    <w:rsid w:val="560A7E59"/>
    <w:rsid w:val="560B6DB8"/>
    <w:rsid w:val="561909F7"/>
    <w:rsid w:val="561A1F59"/>
    <w:rsid w:val="56244D8C"/>
    <w:rsid w:val="56253571"/>
    <w:rsid w:val="56277A7F"/>
    <w:rsid w:val="562B2670"/>
    <w:rsid w:val="563660EE"/>
    <w:rsid w:val="564B6B57"/>
    <w:rsid w:val="564D1DFC"/>
    <w:rsid w:val="565A6970"/>
    <w:rsid w:val="5669644A"/>
    <w:rsid w:val="56746B3F"/>
    <w:rsid w:val="56780D71"/>
    <w:rsid w:val="56845023"/>
    <w:rsid w:val="56967C49"/>
    <w:rsid w:val="569F543F"/>
    <w:rsid w:val="56B3171D"/>
    <w:rsid w:val="56BC3BAE"/>
    <w:rsid w:val="56C10C69"/>
    <w:rsid w:val="56C61B01"/>
    <w:rsid w:val="56E9489E"/>
    <w:rsid w:val="56EE0348"/>
    <w:rsid w:val="56F568CB"/>
    <w:rsid w:val="56F64D5B"/>
    <w:rsid w:val="56F82140"/>
    <w:rsid w:val="56FF38AD"/>
    <w:rsid w:val="57077F37"/>
    <w:rsid w:val="570C7B6C"/>
    <w:rsid w:val="57242F5A"/>
    <w:rsid w:val="57334E37"/>
    <w:rsid w:val="573C4C8C"/>
    <w:rsid w:val="57477542"/>
    <w:rsid w:val="5748666F"/>
    <w:rsid w:val="5749623E"/>
    <w:rsid w:val="574F12B0"/>
    <w:rsid w:val="574F2A53"/>
    <w:rsid w:val="575B0B3A"/>
    <w:rsid w:val="575D387C"/>
    <w:rsid w:val="5760459A"/>
    <w:rsid w:val="577B4617"/>
    <w:rsid w:val="577C6AE7"/>
    <w:rsid w:val="577E687B"/>
    <w:rsid w:val="57971853"/>
    <w:rsid w:val="579759D4"/>
    <w:rsid w:val="57A54ADB"/>
    <w:rsid w:val="57B92835"/>
    <w:rsid w:val="57C827EF"/>
    <w:rsid w:val="57D06DCA"/>
    <w:rsid w:val="57E06C6D"/>
    <w:rsid w:val="57E25636"/>
    <w:rsid w:val="58013C5B"/>
    <w:rsid w:val="580F69A9"/>
    <w:rsid w:val="580F785D"/>
    <w:rsid w:val="58234B6D"/>
    <w:rsid w:val="582D02E5"/>
    <w:rsid w:val="583314DC"/>
    <w:rsid w:val="5837471C"/>
    <w:rsid w:val="58391FA4"/>
    <w:rsid w:val="58397B22"/>
    <w:rsid w:val="58475C93"/>
    <w:rsid w:val="585936ED"/>
    <w:rsid w:val="58772E19"/>
    <w:rsid w:val="588A0E55"/>
    <w:rsid w:val="588B30AA"/>
    <w:rsid w:val="589E539B"/>
    <w:rsid w:val="58AD5DB6"/>
    <w:rsid w:val="58D1080B"/>
    <w:rsid w:val="58DD66FE"/>
    <w:rsid w:val="58E25EB9"/>
    <w:rsid w:val="59022324"/>
    <w:rsid w:val="5923440D"/>
    <w:rsid w:val="59241B9E"/>
    <w:rsid w:val="592A19FE"/>
    <w:rsid w:val="592E2FF0"/>
    <w:rsid w:val="593D3F99"/>
    <w:rsid w:val="5944494B"/>
    <w:rsid w:val="59482F57"/>
    <w:rsid w:val="594D0EE9"/>
    <w:rsid w:val="595339E0"/>
    <w:rsid w:val="595C6B11"/>
    <w:rsid w:val="59936240"/>
    <w:rsid w:val="5995252C"/>
    <w:rsid w:val="59AA0EA9"/>
    <w:rsid w:val="59AB1AB8"/>
    <w:rsid w:val="59B517B9"/>
    <w:rsid w:val="59BC2A5D"/>
    <w:rsid w:val="59C04F7E"/>
    <w:rsid w:val="59C22897"/>
    <w:rsid w:val="59D0618B"/>
    <w:rsid w:val="59D83252"/>
    <w:rsid w:val="59D84C1F"/>
    <w:rsid w:val="59F54107"/>
    <w:rsid w:val="5A027097"/>
    <w:rsid w:val="5A084886"/>
    <w:rsid w:val="5A0A47F5"/>
    <w:rsid w:val="5A1F7E35"/>
    <w:rsid w:val="5A235408"/>
    <w:rsid w:val="5A245166"/>
    <w:rsid w:val="5A316C16"/>
    <w:rsid w:val="5A3E7F81"/>
    <w:rsid w:val="5A543E81"/>
    <w:rsid w:val="5A5A1E45"/>
    <w:rsid w:val="5A7C1D8B"/>
    <w:rsid w:val="5A7F1FA9"/>
    <w:rsid w:val="5A883796"/>
    <w:rsid w:val="5A89376A"/>
    <w:rsid w:val="5A915BB3"/>
    <w:rsid w:val="5A9F736D"/>
    <w:rsid w:val="5AA31E0E"/>
    <w:rsid w:val="5AA9737B"/>
    <w:rsid w:val="5AB32C15"/>
    <w:rsid w:val="5AB86433"/>
    <w:rsid w:val="5ABA79C5"/>
    <w:rsid w:val="5AD935D9"/>
    <w:rsid w:val="5AD971D3"/>
    <w:rsid w:val="5ADA62BC"/>
    <w:rsid w:val="5AE03C67"/>
    <w:rsid w:val="5AE4434C"/>
    <w:rsid w:val="5AE74A50"/>
    <w:rsid w:val="5AE75D1E"/>
    <w:rsid w:val="5AF16295"/>
    <w:rsid w:val="5B123504"/>
    <w:rsid w:val="5B1E6C1C"/>
    <w:rsid w:val="5B226341"/>
    <w:rsid w:val="5B260A0D"/>
    <w:rsid w:val="5B2E2456"/>
    <w:rsid w:val="5B426F0A"/>
    <w:rsid w:val="5B4C74CF"/>
    <w:rsid w:val="5B5C61E8"/>
    <w:rsid w:val="5B5D79D0"/>
    <w:rsid w:val="5B5E5A4E"/>
    <w:rsid w:val="5B621F50"/>
    <w:rsid w:val="5B666545"/>
    <w:rsid w:val="5B6A64A2"/>
    <w:rsid w:val="5B85760F"/>
    <w:rsid w:val="5B952D86"/>
    <w:rsid w:val="5B9F66DD"/>
    <w:rsid w:val="5BAA0837"/>
    <w:rsid w:val="5BAD430B"/>
    <w:rsid w:val="5BAE554B"/>
    <w:rsid w:val="5BB21573"/>
    <w:rsid w:val="5BC01E9A"/>
    <w:rsid w:val="5BDB4EA8"/>
    <w:rsid w:val="5BE41772"/>
    <w:rsid w:val="5BE657E6"/>
    <w:rsid w:val="5BEB03C3"/>
    <w:rsid w:val="5BF24AC8"/>
    <w:rsid w:val="5C01065E"/>
    <w:rsid w:val="5C122CE5"/>
    <w:rsid w:val="5C142A7C"/>
    <w:rsid w:val="5C1B33A9"/>
    <w:rsid w:val="5C205AB0"/>
    <w:rsid w:val="5C2C77F0"/>
    <w:rsid w:val="5C3B11D5"/>
    <w:rsid w:val="5C3F70B7"/>
    <w:rsid w:val="5C4C156E"/>
    <w:rsid w:val="5C4E53D0"/>
    <w:rsid w:val="5C566C78"/>
    <w:rsid w:val="5C693121"/>
    <w:rsid w:val="5C716D35"/>
    <w:rsid w:val="5C7542BF"/>
    <w:rsid w:val="5C7D0AE4"/>
    <w:rsid w:val="5C7E0087"/>
    <w:rsid w:val="5C7E24BF"/>
    <w:rsid w:val="5C827F72"/>
    <w:rsid w:val="5C8876AE"/>
    <w:rsid w:val="5C995429"/>
    <w:rsid w:val="5CA461D2"/>
    <w:rsid w:val="5CAC40FF"/>
    <w:rsid w:val="5CBA4C0A"/>
    <w:rsid w:val="5CC11695"/>
    <w:rsid w:val="5CC4790E"/>
    <w:rsid w:val="5CCA535F"/>
    <w:rsid w:val="5CDD2E7E"/>
    <w:rsid w:val="5CDE4E5F"/>
    <w:rsid w:val="5CE93896"/>
    <w:rsid w:val="5D090179"/>
    <w:rsid w:val="5D0B7EAC"/>
    <w:rsid w:val="5D130956"/>
    <w:rsid w:val="5D170135"/>
    <w:rsid w:val="5D205017"/>
    <w:rsid w:val="5D3A4BB9"/>
    <w:rsid w:val="5D4D0F69"/>
    <w:rsid w:val="5D5208EA"/>
    <w:rsid w:val="5D531BE7"/>
    <w:rsid w:val="5D557CC6"/>
    <w:rsid w:val="5D5A453A"/>
    <w:rsid w:val="5D6044BC"/>
    <w:rsid w:val="5D6630C2"/>
    <w:rsid w:val="5D6A6D9E"/>
    <w:rsid w:val="5D740E20"/>
    <w:rsid w:val="5D7446FE"/>
    <w:rsid w:val="5D7525F3"/>
    <w:rsid w:val="5D7B2C13"/>
    <w:rsid w:val="5D864A0D"/>
    <w:rsid w:val="5D8F71ED"/>
    <w:rsid w:val="5D964F25"/>
    <w:rsid w:val="5D9B7A39"/>
    <w:rsid w:val="5DAB4898"/>
    <w:rsid w:val="5DB97EFC"/>
    <w:rsid w:val="5DBD77A8"/>
    <w:rsid w:val="5DC245F0"/>
    <w:rsid w:val="5DC83A1D"/>
    <w:rsid w:val="5DCD3BD8"/>
    <w:rsid w:val="5DD63D8C"/>
    <w:rsid w:val="5DE502BB"/>
    <w:rsid w:val="5DEE4986"/>
    <w:rsid w:val="5E035D4B"/>
    <w:rsid w:val="5E064F8B"/>
    <w:rsid w:val="5E06787A"/>
    <w:rsid w:val="5E1318F6"/>
    <w:rsid w:val="5E2B348B"/>
    <w:rsid w:val="5E346DAF"/>
    <w:rsid w:val="5E4518B9"/>
    <w:rsid w:val="5E4F5F25"/>
    <w:rsid w:val="5E5B5D9B"/>
    <w:rsid w:val="5E681895"/>
    <w:rsid w:val="5E7708FF"/>
    <w:rsid w:val="5E773ECF"/>
    <w:rsid w:val="5E7A2D6D"/>
    <w:rsid w:val="5E824452"/>
    <w:rsid w:val="5E883F71"/>
    <w:rsid w:val="5E8C74F1"/>
    <w:rsid w:val="5EA24EDB"/>
    <w:rsid w:val="5EB0291B"/>
    <w:rsid w:val="5EB7176A"/>
    <w:rsid w:val="5EBF0ACA"/>
    <w:rsid w:val="5EC07290"/>
    <w:rsid w:val="5EC42469"/>
    <w:rsid w:val="5EC46385"/>
    <w:rsid w:val="5EC75204"/>
    <w:rsid w:val="5ECC4F86"/>
    <w:rsid w:val="5EDA772F"/>
    <w:rsid w:val="5EF15936"/>
    <w:rsid w:val="5EFB398E"/>
    <w:rsid w:val="5F0F5A56"/>
    <w:rsid w:val="5F194DD3"/>
    <w:rsid w:val="5F334D4A"/>
    <w:rsid w:val="5F341478"/>
    <w:rsid w:val="5F372C82"/>
    <w:rsid w:val="5F3F574C"/>
    <w:rsid w:val="5F49268E"/>
    <w:rsid w:val="5F58495A"/>
    <w:rsid w:val="5F665840"/>
    <w:rsid w:val="5F6A4716"/>
    <w:rsid w:val="5F6F7549"/>
    <w:rsid w:val="5F7352E6"/>
    <w:rsid w:val="5F8266E4"/>
    <w:rsid w:val="5F840083"/>
    <w:rsid w:val="5F8F29B3"/>
    <w:rsid w:val="5F9875E4"/>
    <w:rsid w:val="5FA7520E"/>
    <w:rsid w:val="5FA85E5C"/>
    <w:rsid w:val="5FAE37E5"/>
    <w:rsid w:val="5FB17E97"/>
    <w:rsid w:val="5FB913DA"/>
    <w:rsid w:val="5FBD4DA2"/>
    <w:rsid w:val="5FC404BB"/>
    <w:rsid w:val="5FC52FC7"/>
    <w:rsid w:val="5FC942BE"/>
    <w:rsid w:val="5FD82AC4"/>
    <w:rsid w:val="5FE025AA"/>
    <w:rsid w:val="5FE26FE9"/>
    <w:rsid w:val="5FFD3D53"/>
    <w:rsid w:val="60014889"/>
    <w:rsid w:val="600C5447"/>
    <w:rsid w:val="60103D06"/>
    <w:rsid w:val="60121478"/>
    <w:rsid w:val="60131FB4"/>
    <w:rsid w:val="601E3B87"/>
    <w:rsid w:val="60260F2D"/>
    <w:rsid w:val="60283EC8"/>
    <w:rsid w:val="602C19AB"/>
    <w:rsid w:val="603F3421"/>
    <w:rsid w:val="604B05CA"/>
    <w:rsid w:val="605F05BF"/>
    <w:rsid w:val="6067491C"/>
    <w:rsid w:val="60707990"/>
    <w:rsid w:val="607932D0"/>
    <w:rsid w:val="60862715"/>
    <w:rsid w:val="608677B6"/>
    <w:rsid w:val="608E61D0"/>
    <w:rsid w:val="60913281"/>
    <w:rsid w:val="60A336F2"/>
    <w:rsid w:val="60A513B5"/>
    <w:rsid w:val="60B00DAD"/>
    <w:rsid w:val="60B4632D"/>
    <w:rsid w:val="60C9498C"/>
    <w:rsid w:val="60CB6901"/>
    <w:rsid w:val="60DC05AE"/>
    <w:rsid w:val="60E06D59"/>
    <w:rsid w:val="60E330E1"/>
    <w:rsid w:val="60F90B8A"/>
    <w:rsid w:val="60FB42DB"/>
    <w:rsid w:val="60FE01DD"/>
    <w:rsid w:val="61167A74"/>
    <w:rsid w:val="611C1822"/>
    <w:rsid w:val="611C39DA"/>
    <w:rsid w:val="61207B6C"/>
    <w:rsid w:val="61274F17"/>
    <w:rsid w:val="613B7208"/>
    <w:rsid w:val="614A0C6C"/>
    <w:rsid w:val="615B610A"/>
    <w:rsid w:val="61601037"/>
    <w:rsid w:val="616522BA"/>
    <w:rsid w:val="61672832"/>
    <w:rsid w:val="61775490"/>
    <w:rsid w:val="619D6684"/>
    <w:rsid w:val="619E4DCC"/>
    <w:rsid w:val="61A113CB"/>
    <w:rsid w:val="61A40D2A"/>
    <w:rsid w:val="61A46263"/>
    <w:rsid w:val="61B17B4B"/>
    <w:rsid w:val="61B35576"/>
    <w:rsid w:val="61B424F0"/>
    <w:rsid w:val="61B55588"/>
    <w:rsid w:val="61B73185"/>
    <w:rsid w:val="61C5533B"/>
    <w:rsid w:val="61C6703A"/>
    <w:rsid w:val="61C768DD"/>
    <w:rsid w:val="61CD4F0B"/>
    <w:rsid w:val="61CD7B15"/>
    <w:rsid w:val="61E21219"/>
    <w:rsid w:val="61F13464"/>
    <w:rsid w:val="61FA5F4B"/>
    <w:rsid w:val="620271CB"/>
    <w:rsid w:val="620E1149"/>
    <w:rsid w:val="62143365"/>
    <w:rsid w:val="62213795"/>
    <w:rsid w:val="62314758"/>
    <w:rsid w:val="62314A67"/>
    <w:rsid w:val="6236431F"/>
    <w:rsid w:val="623740E4"/>
    <w:rsid w:val="62382A6D"/>
    <w:rsid w:val="62447B84"/>
    <w:rsid w:val="624A7B2F"/>
    <w:rsid w:val="624C0944"/>
    <w:rsid w:val="624E36D1"/>
    <w:rsid w:val="625239B0"/>
    <w:rsid w:val="625D5B17"/>
    <w:rsid w:val="625F19AD"/>
    <w:rsid w:val="62654002"/>
    <w:rsid w:val="627174AE"/>
    <w:rsid w:val="627B5427"/>
    <w:rsid w:val="628D4E5B"/>
    <w:rsid w:val="62994ECA"/>
    <w:rsid w:val="629D38E3"/>
    <w:rsid w:val="62A568B5"/>
    <w:rsid w:val="62BE6104"/>
    <w:rsid w:val="62CF7B19"/>
    <w:rsid w:val="62D015BA"/>
    <w:rsid w:val="62D06CFA"/>
    <w:rsid w:val="63090A6A"/>
    <w:rsid w:val="630C6C72"/>
    <w:rsid w:val="630F4CCE"/>
    <w:rsid w:val="631114B5"/>
    <w:rsid w:val="6313697C"/>
    <w:rsid w:val="631E6D1A"/>
    <w:rsid w:val="632C3843"/>
    <w:rsid w:val="636274B0"/>
    <w:rsid w:val="63816A82"/>
    <w:rsid w:val="63917C09"/>
    <w:rsid w:val="63973BE7"/>
    <w:rsid w:val="63991A64"/>
    <w:rsid w:val="63A6395F"/>
    <w:rsid w:val="63BB4D85"/>
    <w:rsid w:val="63C2185E"/>
    <w:rsid w:val="63C553BD"/>
    <w:rsid w:val="63CB2A04"/>
    <w:rsid w:val="63DF1CB3"/>
    <w:rsid w:val="63E350CA"/>
    <w:rsid w:val="63F65099"/>
    <w:rsid w:val="63FA2DB8"/>
    <w:rsid w:val="63FD12D1"/>
    <w:rsid w:val="64043F81"/>
    <w:rsid w:val="640474ED"/>
    <w:rsid w:val="6405005E"/>
    <w:rsid w:val="64123BE3"/>
    <w:rsid w:val="64152D1A"/>
    <w:rsid w:val="641D5B41"/>
    <w:rsid w:val="6426581A"/>
    <w:rsid w:val="64280861"/>
    <w:rsid w:val="64305D27"/>
    <w:rsid w:val="643753C2"/>
    <w:rsid w:val="643A5F44"/>
    <w:rsid w:val="64402F47"/>
    <w:rsid w:val="64522346"/>
    <w:rsid w:val="645A1499"/>
    <w:rsid w:val="645E1162"/>
    <w:rsid w:val="64662A80"/>
    <w:rsid w:val="646B5AD2"/>
    <w:rsid w:val="647505B6"/>
    <w:rsid w:val="6475232E"/>
    <w:rsid w:val="647D44F0"/>
    <w:rsid w:val="647E29EA"/>
    <w:rsid w:val="648A28B2"/>
    <w:rsid w:val="648D4EE8"/>
    <w:rsid w:val="649D3CC4"/>
    <w:rsid w:val="64A04966"/>
    <w:rsid w:val="64A5559F"/>
    <w:rsid w:val="64AB1824"/>
    <w:rsid w:val="64B37C00"/>
    <w:rsid w:val="64B56D71"/>
    <w:rsid w:val="64CC764E"/>
    <w:rsid w:val="64D302E8"/>
    <w:rsid w:val="64DC774A"/>
    <w:rsid w:val="64DF3B95"/>
    <w:rsid w:val="64E203AB"/>
    <w:rsid w:val="64E84D8E"/>
    <w:rsid w:val="650C32DF"/>
    <w:rsid w:val="6517671E"/>
    <w:rsid w:val="652C7E20"/>
    <w:rsid w:val="652E18D2"/>
    <w:rsid w:val="654018C3"/>
    <w:rsid w:val="6542391C"/>
    <w:rsid w:val="65430731"/>
    <w:rsid w:val="654C4307"/>
    <w:rsid w:val="656A5C3C"/>
    <w:rsid w:val="657D375F"/>
    <w:rsid w:val="658C52FD"/>
    <w:rsid w:val="65991407"/>
    <w:rsid w:val="65A06FE3"/>
    <w:rsid w:val="65A26384"/>
    <w:rsid w:val="65A62CEB"/>
    <w:rsid w:val="65B20199"/>
    <w:rsid w:val="65CA3869"/>
    <w:rsid w:val="65CE564C"/>
    <w:rsid w:val="65D4059F"/>
    <w:rsid w:val="65D43CB7"/>
    <w:rsid w:val="66026371"/>
    <w:rsid w:val="66064FAC"/>
    <w:rsid w:val="660F4E4E"/>
    <w:rsid w:val="6624023C"/>
    <w:rsid w:val="66291E0C"/>
    <w:rsid w:val="6629760F"/>
    <w:rsid w:val="66373729"/>
    <w:rsid w:val="663C3B1A"/>
    <w:rsid w:val="66541052"/>
    <w:rsid w:val="665674FE"/>
    <w:rsid w:val="665B7B8E"/>
    <w:rsid w:val="667D02AE"/>
    <w:rsid w:val="667E49A0"/>
    <w:rsid w:val="667F0D4F"/>
    <w:rsid w:val="668513BD"/>
    <w:rsid w:val="66883261"/>
    <w:rsid w:val="668A08A1"/>
    <w:rsid w:val="6694341C"/>
    <w:rsid w:val="66974F04"/>
    <w:rsid w:val="66A4368D"/>
    <w:rsid w:val="66A502DF"/>
    <w:rsid w:val="66AC33BA"/>
    <w:rsid w:val="66AF26A7"/>
    <w:rsid w:val="66B8500F"/>
    <w:rsid w:val="66C9489A"/>
    <w:rsid w:val="66CB2D40"/>
    <w:rsid w:val="66CD163C"/>
    <w:rsid w:val="66CD1E86"/>
    <w:rsid w:val="66D90865"/>
    <w:rsid w:val="66DB40B2"/>
    <w:rsid w:val="66DB5011"/>
    <w:rsid w:val="66E23A74"/>
    <w:rsid w:val="66EA379D"/>
    <w:rsid w:val="66EB1FAC"/>
    <w:rsid w:val="66F65F85"/>
    <w:rsid w:val="66FA2E25"/>
    <w:rsid w:val="67010CA4"/>
    <w:rsid w:val="67040144"/>
    <w:rsid w:val="6709754F"/>
    <w:rsid w:val="671209AB"/>
    <w:rsid w:val="672D3C9E"/>
    <w:rsid w:val="672E2F89"/>
    <w:rsid w:val="67406817"/>
    <w:rsid w:val="67491CE2"/>
    <w:rsid w:val="67603F71"/>
    <w:rsid w:val="67656A92"/>
    <w:rsid w:val="67704C60"/>
    <w:rsid w:val="677E0A86"/>
    <w:rsid w:val="67964558"/>
    <w:rsid w:val="67995627"/>
    <w:rsid w:val="67A762C9"/>
    <w:rsid w:val="67B1784B"/>
    <w:rsid w:val="67B534A3"/>
    <w:rsid w:val="67BE165A"/>
    <w:rsid w:val="67C84BEE"/>
    <w:rsid w:val="67D93A65"/>
    <w:rsid w:val="67E038CF"/>
    <w:rsid w:val="67E246AB"/>
    <w:rsid w:val="67EE3C04"/>
    <w:rsid w:val="67F26F36"/>
    <w:rsid w:val="68005221"/>
    <w:rsid w:val="680671EF"/>
    <w:rsid w:val="681A5ADF"/>
    <w:rsid w:val="681C308A"/>
    <w:rsid w:val="68243FAD"/>
    <w:rsid w:val="68244C68"/>
    <w:rsid w:val="687B31F0"/>
    <w:rsid w:val="687B3C92"/>
    <w:rsid w:val="687B557D"/>
    <w:rsid w:val="68800296"/>
    <w:rsid w:val="68870D28"/>
    <w:rsid w:val="688756EA"/>
    <w:rsid w:val="68890020"/>
    <w:rsid w:val="688E4D3B"/>
    <w:rsid w:val="68991202"/>
    <w:rsid w:val="68B94377"/>
    <w:rsid w:val="68C06709"/>
    <w:rsid w:val="68CA063F"/>
    <w:rsid w:val="68CB6B5E"/>
    <w:rsid w:val="68D62F18"/>
    <w:rsid w:val="68E629C7"/>
    <w:rsid w:val="68E92EEB"/>
    <w:rsid w:val="68EC453C"/>
    <w:rsid w:val="68ED2BD1"/>
    <w:rsid w:val="68EF325E"/>
    <w:rsid w:val="68F45AA6"/>
    <w:rsid w:val="68FC2C15"/>
    <w:rsid w:val="68FC7C3A"/>
    <w:rsid w:val="6905197B"/>
    <w:rsid w:val="69083A0D"/>
    <w:rsid w:val="6911698E"/>
    <w:rsid w:val="69122C6C"/>
    <w:rsid w:val="69166DDE"/>
    <w:rsid w:val="691969DA"/>
    <w:rsid w:val="69213704"/>
    <w:rsid w:val="692A7F0B"/>
    <w:rsid w:val="69353D11"/>
    <w:rsid w:val="69394C30"/>
    <w:rsid w:val="69421D65"/>
    <w:rsid w:val="69453F65"/>
    <w:rsid w:val="69550290"/>
    <w:rsid w:val="696205A1"/>
    <w:rsid w:val="69660DAF"/>
    <w:rsid w:val="69684E9F"/>
    <w:rsid w:val="697B3BC3"/>
    <w:rsid w:val="698C0793"/>
    <w:rsid w:val="698D4639"/>
    <w:rsid w:val="69980794"/>
    <w:rsid w:val="699F3E8D"/>
    <w:rsid w:val="69A034BF"/>
    <w:rsid w:val="69A05561"/>
    <w:rsid w:val="69BF796B"/>
    <w:rsid w:val="69CF2ABB"/>
    <w:rsid w:val="69D14B9C"/>
    <w:rsid w:val="69D769AD"/>
    <w:rsid w:val="69DB395D"/>
    <w:rsid w:val="69DF71A9"/>
    <w:rsid w:val="69EA7421"/>
    <w:rsid w:val="69F157A0"/>
    <w:rsid w:val="6A026FE2"/>
    <w:rsid w:val="6A0F6E77"/>
    <w:rsid w:val="6A1546A5"/>
    <w:rsid w:val="6A224B35"/>
    <w:rsid w:val="6A27119E"/>
    <w:rsid w:val="6A3A08BD"/>
    <w:rsid w:val="6A4D27E6"/>
    <w:rsid w:val="6A526D93"/>
    <w:rsid w:val="6A5952DA"/>
    <w:rsid w:val="6A5E79C3"/>
    <w:rsid w:val="6A677043"/>
    <w:rsid w:val="6A715CC5"/>
    <w:rsid w:val="6A792155"/>
    <w:rsid w:val="6A806076"/>
    <w:rsid w:val="6A8709D8"/>
    <w:rsid w:val="6A9D33EE"/>
    <w:rsid w:val="6AA117F5"/>
    <w:rsid w:val="6AA84DC2"/>
    <w:rsid w:val="6AA92D60"/>
    <w:rsid w:val="6AB33088"/>
    <w:rsid w:val="6ABE4A01"/>
    <w:rsid w:val="6ACE3C80"/>
    <w:rsid w:val="6ADB2B57"/>
    <w:rsid w:val="6ADD2F6F"/>
    <w:rsid w:val="6ADE2DA7"/>
    <w:rsid w:val="6AE95E05"/>
    <w:rsid w:val="6AEE7328"/>
    <w:rsid w:val="6AF5156D"/>
    <w:rsid w:val="6B117E8E"/>
    <w:rsid w:val="6B1405AB"/>
    <w:rsid w:val="6B1C1922"/>
    <w:rsid w:val="6B245646"/>
    <w:rsid w:val="6B2C5508"/>
    <w:rsid w:val="6B3233DF"/>
    <w:rsid w:val="6B48265B"/>
    <w:rsid w:val="6B4C267E"/>
    <w:rsid w:val="6B4C357D"/>
    <w:rsid w:val="6B4F43AE"/>
    <w:rsid w:val="6B54094E"/>
    <w:rsid w:val="6B541D6D"/>
    <w:rsid w:val="6B556182"/>
    <w:rsid w:val="6B601EBA"/>
    <w:rsid w:val="6B6C2C1C"/>
    <w:rsid w:val="6B7B6ABF"/>
    <w:rsid w:val="6B890647"/>
    <w:rsid w:val="6B9005E0"/>
    <w:rsid w:val="6B9D2DC3"/>
    <w:rsid w:val="6BB45DF7"/>
    <w:rsid w:val="6BC92427"/>
    <w:rsid w:val="6BCA7374"/>
    <w:rsid w:val="6BCB08D9"/>
    <w:rsid w:val="6BD52485"/>
    <w:rsid w:val="6BE363B8"/>
    <w:rsid w:val="6BE65D39"/>
    <w:rsid w:val="6C0071B0"/>
    <w:rsid w:val="6C090682"/>
    <w:rsid w:val="6C0B5860"/>
    <w:rsid w:val="6C0E20EB"/>
    <w:rsid w:val="6C151D51"/>
    <w:rsid w:val="6C18592C"/>
    <w:rsid w:val="6C197B60"/>
    <w:rsid w:val="6C222408"/>
    <w:rsid w:val="6C3B486B"/>
    <w:rsid w:val="6C5A571C"/>
    <w:rsid w:val="6C6401D1"/>
    <w:rsid w:val="6C666DF0"/>
    <w:rsid w:val="6C761B48"/>
    <w:rsid w:val="6C786074"/>
    <w:rsid w:val="6C7A10DA"/>
    <w:rsid w:val="6C941533"/>
    <w:rsid w:val="6CA340F0"/>
    <w:rsid w:val="6CA67677"/>
    <w:rsid w:val="6CAD4354"/>
    <w:rsid w:val="6CB36D13"/>
    <w:rsid w:val="6CC4170C"/>
    <w:rsid w:val="6CC4428D"/>
    <w:rsid w:val="6CCB7761"/>
    <w:rsid w:val="6CD47B26"/>
    <w:rsid w:val="6CE37938"/>
    <w:rsid w:val="6CF341D5"/>
    <w:rsid w:val="6CF34E17"/>
    <w:rsid w:val="6D0A18A0"/>
    <w:rsid w:val="6D0D1937"/>
    <w:rsid w:val="6D1565DF"/>
    <w:rsid w:val="6D1F0CA7"/>
    <w:rsid w:val="6D2129B3"/>
    <w:rsid w:val="6D274FFF"/>
    <w:rsid w:val="6D2D171C"/>
    <w:rsid w:val="6D2E69AB"/>
    <w:rsid w:val="6D2E6C80"/>
    <w:rsid w:val="6D387EFE"/>
    <w:rsid w:val="6D4975E2"/>
    <w:rsid w:val="6D515295"/>
    <w:rsid w:val="6D547CA5"/>
    <w:rsid w:val="6D5563B1"/>
    <w:rsid w:val="6D5B31A7"/>
    <w:rsid w:val="6D6216EF"/>
    <w:rsid w:val="6D776B52"/>
    <w:rsid w:val="6D797C85"/>
    <w:rsid w:val="6D855A31"/>
    <w:rsid w:val="6D9C4F68"/>
    <w:rsid w:val="6DA02EC5"/>
    <w:rsid w:val="6DA07200"/>
    <w:rsid w:val="6DA61288"/>
    <w:rsid w:val="6DAF310E"/>
    <w:rsid w:val="6DC20973"/>
    <w:rsid w:val="6DCB61A3"/>
    <w:rsid w:val="6DDB223F"/>
    <w:rsid w:val="6DDF4F86"/>
    <w:rsid w:val="6DE3486E"/>
    <w:rsid w:val="6DE746D6"/>
    <w:rsid w:val="6DEB7831"/>
    <w:rsid w:val="6DF56F01"/>
    <w:rsid w:val="6DFB5D94"/>
    <w:rsid w:val="6E040EB9"/>
    <w:rsid w:val="6E1669F8"/>
    <w:rsid w:val="6E246DC0"/>
    <w:rsid w:val="6E413F84"/>
    <w:rsid w:val="6E5F17C8"/>
    <w:rsid w:val="6E6A779F"/>
    <w:rsid w:val="6E6B46B6"/>
    <w:rsid w:val="6E6B5A4B"/>
    <w:rsid w:val="6E737FEC"/>
    <w:rsid w:val="6E745AE1"/>
    <w:rsid w:val="6E7C7650"/>
    <w:rsid w:val="6E8F6501"/>
    <w:rsid w:val="6E93436C"/>
    <w:rsid w:val="6E9571F8"/>
    <w:rsid w:val="6E973A28"/>
    <w:rsid w:val="6EA544DE"/>
    <w:rsid w:val="6EA94146"/>
    <w:rsid w:val="6EB9531C"/>
    <w:rsid w:val="6EC235D5"/>
    <w:rsid w:val="6ECD1F41"/>
    <w:rsid w:val="6ED3526D"/>
    <w:rsid w:val="6ED863F8"/>
    <w:rsid w:val="6EE13FDB"/>
    <w:rsid w:val="6EE41DB1"/>
    <w:rsid w:val="6EEC260B"/>
    <w:rsid w:val="6F031D45"/>
    <w:rsid w:val="6F172899"/>
    <w:rsid w:val="6F1C4F44"/>
    <w:rsid w:val="6F4131F4"/>
    <w:rsid w:val="6F570FEE"/>
    <w:rsid w:val="6F5B76EF"/>
    <w:rsid w:val="6F5F519D"/>
    <w:rsid w:val="6F5F6AD5"/>
    <w:rsid w:val="6F642694"/>
    <w:rsid w:val="6F7142FE"/>
    <w:rsid w:val="6F772E8D"/>
    <w:rsid w:val="6F7B4BC6"/>
    <w:rsid w:val="6FA00AE6"/>
    <w:rsid w:val="6FA43103"/>
    <w:rsid w:val="6FAA6489"/>
    <w:rsid w:val="6FCC7245"/>
    <w:rsid w:val="6FCD1362"/>
    <w:rsid w:val="6FD45CF0"/>
    <w:rsid w:val="6FD53555"/>
    <w:rsid w:val="6FD73555"/>
    <w:rsid w:val="6FD94A45"/>
    <w:rsid w:val="6FDA0C4E"/>
    <w:rsid w:val="6FF2576D"/>
    <w:rsid w:val="6FFB0F80"/>
    <w:rsid w:val="6FFC6E33"/>
    <w:rsid w:val="6FFF60BE"/>
    <w:rsid w:val="70147A7A"/>
    <w:rsid w:val="7015719F"/>
    <w:rsid w:val="70204C1F"/>
    <w:rsid w:val="70284A14"/>
    <w:rsid w:val="70285F7C"/>
    <w:rsid w:val="7039229A"/>
    <w:rsid w:val="703A4291"/>
    <w:rsid w:val="703C5729"/>
    <w:rsid w:val="70495E7E"/>
    <w:rsid w:val="70501D7C"/>
    <w:rsid w:val="705B37A4"/>
    <w:rsid w:val="706567AE"/>
    <w:rsid w:val="706D7A1F"/>
    <w:rsid w:val="706E3DDC"/>
    <w:rsid w:val="706E7F06"/>
    <w:rsid w:val="706F3DB3"/>
    <w:rsid w:val="708C61B1"/>
    <w:rsid w:val="708F2834"/>
    <w:rsid w:val="70A278BA"/>
    <w:rsid w:val="70BF187F"/>
    <w:rsid w:val="70BF715E"/>
    <w:rsid w:val="70D6320E"/>
    <w:rsid w:val="70E46966"/>
    <w:rsid w:val="70F10C53"/>
    <w:rsid w:val="70F71279"/>
    <w:rsid w:val="70F80796"/>
    <w:rsid w:val="70FC785D"/>
    <w:rsid w:val="71056A11"/>
    <w:rsid w:val="71073605"/>
    <w:rsid w:val="710817FB"/>
    <w:rsid w:val="710A425A"/>
    <w:rsid w:val="71192668"/>
    <w:rsid w:val="711B6AC6"/>
    <w:rsid w:val="71222E68"/>
    <w:rsid w:val="71234917"/>
    <w:rsid w:val="71251F80"/>
    <w:rsid w:val="712B4895"/>
    <w:rsid w:val="714D7636"/>
    <w:rsid w:val="714E0C34"/>
    <w:rsid w:val="715D766F"/>
    <w:rsid w:val="716B3608"/>
    <w:rsid w:val="7172490E"/>
    <w:rsid w:val="7192426A"/>
    <w:rsid w:val="71946D74"/>
    <w:rsid w:val="71A60DFD"/>
    <w:rsid w:val="71B565CB"/>
    <w:rsid w:val="71C51F99"/>
    <w:rsid w:val="71D06A0B"/>
    <w:rsid w:val="71DA0438"/>
    <w:rsid w:val="71E123C0"/>
    <w:rsid w:val="71EE34CA"/>
    <w:rsid w:val="71F10943"/>
    <w:rsid w:val="71F53D48"/>
    <w:rsid w:val="71F76B94"/>
    <w:rsid w:val="72086E8C"/>
    <w:rsid w:val="720C004C"/>
    <w:rsid w:val="72112512"/>
    <w:rsid w:val="72277B9B"/>
    <w:rsid w:val="72323CD3"/>
    <w:rsid w:val="72393713"/>
    <w:rsid w:val="723E34CA"/>
    <w:rsid w:val="72400531"/>
    <w:rsid w:val="724B1F94"/>
    <w:rsid w:val="724D41C5"/>
    <w:rsid w:val="72544446"/>
    <w:rsid w:val="72551AF9"/>
    <w:rsid w:val="72555F41"/>
    <w:rsid w:val="72577717"/>
    <w:rsid w:val="72584CAA"/>
    <w:rsid w:val="725A608D"/>
    <w:rsid w:val="72637833"/>
    <w:rsid w:val="727617E5"/>
    <w:rsid w:val="72764AFB"/>
    <w:rsid w:val="72785C93"/>
    <w:rsid w:val="727D4094"/>
    <w:rsid w:val="728D3691"/>
    <w:rsid w:val="7295691A"/>
    <w:rsid w:val="72C17FB1"/>
    <w:rsid w:val="72DF1637"/>
    <w:rsid w:val="72E72EAA"/>
    <w:rsid w:val="72F80757"/>
    <w:rsid w:val="7300717F"/>
    <w:rsid w:val="73177857"/>
    <w:rsid w:val="73220910"/>
    <w:rsid w:val="732818A5"/>
    <w:rsid w:val="732F53A3"/>
    <w:rsid w:val="734377B0"/>
    <w:rsid w:val="734E194B"/>
    <w:rsid w:val="735F0D4E"/>
    <w:rsid w:val="739318F7"/>
    <w:rsid w:val="73994E96"/>
    <w:rsid w:val="73A41DC8"/>
    <w:rsid w:val="73A521EB"/>
    <w:rsid w:val="73A71185"/>
    <w:rsid w:val="73A97182"/>
    <w:rsid w:val="73B0562D"/>
    <w:rsid w:val="73B21957"/>
    <w:rsid w:val="73B70431"/>
    <w:rsid w:val="73BC069E"/>
    <w:rsid w:val="73D15B2F"/>
    <w:rsid w:val="73D64205"/>
    <w:rsid w:val="73DF198A"/>
    <w:rsid w:val="73ED5C36"/>
    <w:rsid w:val="73EE5C8B"/>
    <w:rsid w:val="741D12B4"/>
    <w:rsid w:val="74217293"/>
    <w:rsid w:val="74287648"/>
    <w:rsid w:val="743647EB"/>
    <w:rsid w:val="74576FFD"/>
    <w:rsid w:val="745D6D19"/>
    <w:rsid w:val="745E1085"/>
    <w:rsid w:val="74620F75"/>
    <w:rsid w:val="74673293"/>
    <w:rsid w:val="746A46DA"/>
    <w:rsid w:val="747313F2"/>
    <w:rsid w:val="74817936"/>
    <w:rsid w:val="74847D13"/>
    <w:rsid w:val="748E6CB8"/>
    <w:rsid w:val="74923A91"/>
    <w:rsid w:val="749F4375"/>
    <w:rsid w:val="74A7761F"/>
    <w:rsid w:val="74AB1017"/>
    <w:rsid w:val="74BA2E47"/>
    <w:rsid w:val="74E01004"/>
    <w:rsid w:val="74E42DE5"/>
    <w:rsid w:val="752B7CF5"/>
    <w:rsid w:val="75387E1B"/>
    <w:rsid w:val="753A33DF"/>
    <w:rsid w:val="754435B2"/>
    <w:rsid w:val="75506E29"/>
    <w:rsid w:val="7552608F"/>
    <w:rsid w:val="75532749"/>
    <w:rsid w:val="756762EC"/>
    <w:rsid w:val="75706A53"/>
    <w:rsid w:val="757F2BB8"/>
    <w:rsid w:val="75897BA4"/>
    <w:rsid w:val="759034CB"/>
    <w:rsid w:val="759129D5"/>
    <w:rsid w:val="75B83165"/>
    <w:rsid w:val="75B86016"/>
    <w:rsid w:val="75CA350A"/>
    <w:rsid w:val="75CD55BF"/>
    <w:rsid w:val="75D92487"/>
    <w:rsid w:val="75E13BFC"/>
    <w:rsid w:val="75F14888"/>
    <w:rsid w:val="75F30677"/>
    <w:rsid w:val="75F70696"/>
    <w:rsid w:val="76056673"/>
    <w:rsid w:val="76286014"/>
    <w:rsid w:val="762A78A0"/>
    <w:rsid w:val="76490626"/>
    <w:rsid w:val="764F65B6"/>
    <w:rsid w:val="76511A3B"/>
    <w:rsid w:val="76606059"/>
    <w:rsid w:val="76794084"/>
    <w:rsid w:val="767D5E59"/>
    <w:rsid w:val="76980438"/>
    <w:rsid w:val="76BB2E4F"/>
    <w:rsid w:val="76D307E3"/>
    <w:rsid w:val="76DB273F"/>
    <w:rsid w:val="76E21B26"/>
    <w:rsid w:val="76F408D4"/>
    <w:rsid w:val="76F46E2D"/>
    <w:rsid w:val="770649AE"/>
    <w:rsid w:val="77087512"/>
    <w:rsid w:val="770D4D1D"/>
    <w:rsid w:val="771863B8"/>
    <w:rsid w:val="771E0EB8"/>
    <w:rsid w:val="77230B20"/>
    <w:rsid w:val="773006FB"/>
    <w:rsid w:val="77344132"/>
    <w:rsid w:val="773874B4"/>
    <w:rsid w:val="77465874"/>
    <w:rsid w:val="774C5590"/>
    <w:rsid w:val="77622F97"/>
    <w:rsid w:val="77643027"/>
    <w:rsid w:val="776626A5"/>
    <w:rsid w:val="776E2092"/>
    <w:rsid w:val="776E4453"/>
    <w:rsid w:val="7771452E"/>
    <w:rsid w:val="777D3A59"/>
    <w:rsid w:val="778072E2"/>
    <w:rsid w:val="77907EF1"/>
    <w:rsid w:val="77945483"/>
    <w:rsid w:val="779834C7"/>
    <w:rsid w:val="77983D4B"/>
    <w:rsid w:val="779B1C15"/>
    <w:rsid w:val="77BF5EE2"/>
    <w:rsid w:val="77C3540B"/>
    <w:rsid w:val="77E24113"/>
    <w:rsid w:val="77EB6260"/>
    <w:rsid w:val="77F30744"/>
    <w:rsid w:val="781036C5"/>
    <w:rsid w:val="7825276C"/>
    <w:rsid w:val="78266D11"/>
    <w:rsid w:val="78283C75"/>
    <w:rsid w:val="782F6BC0"/>
    <w:rsid w:val="78315259"/>
    <w:rsid w:val="78381D6A"/>
    <w:rsid w:val="78401DF3"/>
    <w:rsid w:val="784418FB"/>
    <w:rsid w:val="78577172"/>
    <w:rsid w:val="78621ED4"/>
    <w:rsid w:val="786322FB"/>
    <w:rsid w:val="786A549F"/>
    <w:rsid w:val="78835449"/>
    <w:rsid w:val="78894921"/>
    <w:rsid w:val="78B42732"/>
    <w:rsid w:val="78BC44B1"/>
    <w:rsid w:val="78BD1300"/>
    <w:rsid w:val="78C07E68"/>
    <w:rsid w:val="78C51993"/>
    <w:rsid w:val="78CD2D03"/>
    <w:rsid w:val="78E16445"/>
    <w:rsid w:val="78FA0058"/>
    <w:rsid w:val="791173CA"/>
    <w:rsid w:val="79176CA9"/>
    <w:rsid w:val="79250936"/>
    <w:rsid w:val="79383F89"/>
    <w:rsid w:val="793D6B04"/>
    <w:rsid w:val="794A201B"/>
    <w:rsid w:val="794D17C7"/>
    <w:rsid w:val="79521E6A"/>
    <w:rsid w:val="79523239"/>
    <w:rsid w:val="795C4C61"/>
    <w:rsid w:val="796747EA"/>
    <w:rsid w:val="796B10AD"/>
    <w:rsid w:val="79827C6E"/>
    <w:rsid w:val="79834F6F"/>
    <w:rsid w:val="798C618E"/>
    <w:rsid w:val="799F76A8"/>
    <w:rsid w:val="79A627CF"/>
    <w:rsid w:val="79A83389"/>
    <w:rsid w:val="79A90C03"/>
    <w:rsid w:val="79C11F5F"/>
    <w:rsid w:val="79C74B87"/>
    <w:rsid w:val="79D11A83"/>
    <w:rsid w:val="79D55F15"/>
    <w:rsid w:val="79D70348"/>
    <w:rsid w:val="79E9263B"/>
    <w:rsid w:val="79F044FD"/>
    <w:rsid w:val="79FD09B7"/>
    <w:rsid w:val="7A0E6067"/>
    <w:rsid w:val="7A107C77"/>
    <w:rsid w:val="7A177E6F"/>
    <w:rsid w:val="7A184CBE"/>
    <w:rsid w:val="7A1D3421"/>
    <w:rsid w:val="7A242C46"/>
    <w:rsid w:val="7A2F5773"/>
    <w:rsid w:val="7A414487"/>
    <w:rsid w:val="7A524BA4"/>
    <w:rsid w:val="7A5B1D6D"/>
    <w:rsid w:val="7A655F52"/>
    <w:rsid w:val="7A736757"/>
    <w:rsid w:val="7A8141E9"/>
    <w:rsid w:val="7A832FA3"/>
    <w:rsid w:val="7A89660D"/>
    <w:rsid w:val="7A91211E"/>
    <w:rsid w:val="7A9D63EE"/>
    <w:rsid w:val="7AA116E0"/>
    <w:rsid w:val="7AA54B68"/>
    <w:rsid w:val="7ABB0D1A"/>
    <w:rsid w:val="7ABD1974"/>
    <w:rsid w:val="7ABF2C37"/>
    <w:rsid w:val="7AD53061"/>
    <w:rsid w:val="7ADB528B"/>
    <w:rsid w:val="7AE84B10"/>
    <w:rsid w:val="7AEF61F9"/>
    <w:rsid w:val="7AF91D63"/>
    <w:rsid w:val="7AFB584B"/>
    <w:rsid w:val="7B076A3E"/>
    <w:rsid w:val="7B147CBF"/>
    <w:rsid w:val="7B2721A4"/>
    <w:rsid w:val="7B2A0CC8"/>
    <w:rsid w:val="7B2F5E31"/>
    <w:rsid w:val="7B477D90"/>
    <w:rsid w:val="7B504F71"/>
    <w:rsid w:val="7B517FD1"/>
    <w:rsid w:val="7B52054B"/>
    <w:rsid w:val="7B5771D7"/>
    <w:rsid w:val="7B5B3A91"/>
    <w:rsid w:val="7B5E0935"/>
    <w:rsid w:val="7B653FF7"/>
    <w:rsid w:val="7B693A47"/>
    <w:rsid w:val="7B6F3FC3"/>
    <w:rsid w:val="7B7D45C6"/>
    <w:rsid w:val="7B7E2AAB"/>
    <w:rsid w:val="7B8C1979"/>
    <w:rsid w:val="7B9A7D08"/>
    <w:rsid w:val="7BA053E3"/>
    <w:rsid w:val="7BA1027B"/>
    <w:rsid w:val="7BA77952"/>
    <w:rsid w:val="7BAD17E5"/>
    <w:rsid w:val="7BAE3BB3"/>
    <w:rsid w:val="7BB04488"/>
    <w:rsid w:val="7BB32C8A"/>
    <w:rsid w:val="7BB90411"/>
    <w:rsid w:val="7BBC3019"/>
    <w:rsid w:val="7BC63CDC"/>
    <w:rsid w:val="7BC81C04"/>
    <w:rsid w:val="7BD2084F"/>
    <w:rsid w:val="7BD219A8"/>
    <w:rsid w:val="7BD97FB7"/>
    <w:rsid w:val="7BDC0192"/>
    <w:rsid w:val="7BE865CC"/>
    <w:rsid w:val="7BED6D69"/>
    <w:rsid w:val="7BF9588F"/>
    <w:rsid w:val="7C082F7C"/>
    <w:rsid w:val="7C0B5195"/>
    <w:rsid w:val="7C0E218A"/>
    <w:rsid w:val="7C1540D7"/>
    <w:rsid w:val="7C15691F"/>
    <w:rsid w:val="7C1E74FD"/>
    <w:rsid w:val="7C1F1A7D"/>
    <w:rsid w:val="7C2A6A65"/>
    <w:rsid w:val="7C2B1D5F"/>
    <w:rsid w:val="7C2C271F"/>
    <w:rsid w:val="7C306E87"/>
    <w:rsid w:val="7C41222B"/>
    <w:rsid w:val="7C5E24A8"/>
    <w:rsid w:val="7C5E5EDF"/>
    <w:rsid w:val="7C6A50F0"/>
    <w:rsid w:val="7C775661"/>
    <w:rsid w:val="7C8A61B3"/>
    <w:rsid w:val="7C8C3315"/>
    <w:rsid w:val="7C915E8C"/>
    <w:rsid w:val="7C99197C"/>
    <w:rsid w:val="7C9B3307"/>
    <w:rsid w:val="7CA920DF"/>
    <w:rsid w:val="7CB01AB5"/>
    <w:rsid w:val="7CC009CD"/>
    <w:rsid w:val="7CC718A9"/>
    <w:rsid w:val="7CC75E7B"/>
    <w:rsid w:val="7CCB7A5A"/>
    <w:rsid w:val="7CCC6966"/>
    <w:rsid w:val="7CCF2235"/>
    <w:rsid w:val="7CD7496A"/>
    <w:rsid w:val="7D0A13E0"/>
    <w:rsid w:val="7D11459F"/>
    <w:rsid w:val="7D196641"/>
    <w:rsid w:val="7D1A7D2F"/>
    <w:rsid w:val="7D2974D4"/>
    <w:rsid w:val="7D3173C8"/>
    <w:rsid w:val="7D376A0A"/>
    <w:rsid w:val="7D3D71E5"/>
    <w:rsid w:val="7D474E6F"/>
    <w:rsid w:val="7D4B3404"/>
    <w:rsid w:val="7D5C3F8C"/>
    <w:rsid w:val="7D6D505A"/>
    <w:rsid w:val="7D763E0B"/>
    <w:rsid w:val="7D7B0092"/>
    <w:rsid w:val="7D8C684F"/>
    <w:rsid w:val="7D9135A3"/>
    <w:rsid w:val="7D916E79"/>
    <w:rsid w:val="7D962767"/>
    <w:rsid w:val="7DA66BA4"/>
    <w:rsid w:val="7DAD0C11"/>
    <w:rsid w:val="7DCA7CD1"/>
    <w:rsid w:val="7DCE594D"/>
    <w:rsid w:val="7DD0018A"/>
    <w:rsid w:val="7DD047F5"/>
    <w:rsid w:val="7DE27E8E"/>
    <w:rsid w:val="7DE30B1F"/>
    <w:rsid w:val="7DE419D3"/>
    <w:rsid w:val="7DE46F17"/>
    <w:rsid w:val="7DE65A84"/>
    <w:rsid w:val="7DF578B6"/>
    <w:rsid w:val="7DFA0956"/>
    <w:rsid w:val="7E017E30"/>
    <w:rsid w:val="7E117A9F"/>
    <w:rsid w:val="7E13244F"/>
    <w:rsid w:val="7E150400"/>
    <w:rsid w:val="7E2D7B3E"/>
    <w:rsid w:val="7E3235E9"/>
    <w:rsid w:val="7E5132E9"/>
    <w:rsid w:val="7E735537"/>
    <w:rsid w:val="7E7A3679"/>
    <w:rsid w:val="7E7A67C0"/>
    <w:rsid w:val="7E7B61E9"/>
    <w:rsid w:val="7E8E358E"/>
    <w:rsid w:val="7E8F004A"/>
    <w:rsid w:val="7E9C5225"/>
    <w:rsid w:val="7EA820C5"/>
    <w:rsid w:val="7EB3257A"/>
    <w:rsid w:val="7ED22D03"/>
    <w:rsid w:val="7EDC4CEE"/>
    <w:rsid w:val="7EDF3577"/>
    <w:rsid w:val="7EE24EF7"/>
    <w:rsid w:val="7EF2014F"/>
    <w:rsid w:val="7EF53004"/>
    <w:rsid w:val="7EF909D5"/>
    <w:rsid w:val="7EFB67DB"/>
    <w:rsid w:val="7F086AC0"/>
    <w:rsid w:val="7F087B10"/>
    <w:rsid w:val="7F0C22AA"/>
    <w:rsid w:val="7F295CA7"/>
    <w:rsid w:val="7F2A2228"/>
    <w:rsid w:val="7F2E0CFD"/>
    <w:rsid w:val="7F315D5D"/>
    <w:rsid w:val="7F35012E"/>
    <w:rsid w:val="7F485DCB"/>
    <w:rsid w:val="7F4973D2"/>
    <w:rsid w:val="7F4C3808"/>
    <w:rsid w:val="7F76618F"/>
    <w:rsid w:val="7F7915E1"/>
    <w:rsid w:val="7F8D30AD"/>
    <w:rsid w:val="7F90758E"/>
    <w:rsid w:val="7F950E0A"/>
    <w:rsid w:val="7F9B4631"/>
    <w:rsid w:val="7FAC1A04"/>
    <w:rsid w:val="7FB36C87"/>
    <w:rsid w:val="7FB608C4"/>
    <w:rsid w:val="7FBF1EA3"/>
    <w:rsid w:val="7FC34A0C"/>
    <w:rsid w:val="7FC4204D"/>
    <w:rsid w:val="7FC5482A"/>
    <w:rsid w:val="7FD15C8B"/>
    <w:rsid w:val="7FDC6E7F"/>
    <w:rsid w:val="7FDE5656"/>
    <w:rsid w:val="7FDF1B16"/>
    <w:rsid w:val="7FE31D7F"/>
    <w:rsid w:val="7FE62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qFormat/>
    <w:uiPriority w:val="1"/>
  </w:style>
  <w:style w:type="table" w:default="1" w:styleId="10">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2"/>
    <w:semiHidden/>
    <w:unhideWhenUsed/>
    <w:qFormat/>
    <w:uiPriority w:val="99"/>
    <w:rPr>
      <w:b/>
      <w:bCs/>
    </w:rPr>
  </w:style>
  <w:style w:type="paragraph" w:styleId="3">
    <w:name w:val="annotation text"/>
    <w:basedOn w:val="1"/>
    <w:link w:val="11"/>
    <w:unhideWhenUsed/>
    <w:qFormat/>
    <w:uiPriority w:val="99"/>
    <w:pPr>
      <w:jc w:val="left"/>
    </w:pPr>
  </w:style>
  <w:style w:type="paragraph" w:styleId="4">
    <w:name w:val="Balloon Text"/>
    <w:basedOn w:val="1"/>
    <w:link w:val="13"/>
    <w:unhideWhenUsed/>
    <w:qFormat/>
    <w:uiPriority w:val="99"/>
    <w:rPr>
      <w:sz w:val="18"/>
      <w:szCs w:val="18"/>
    </w:rPr>
  </w:style>
  <w:style w:type="paragraph" w:styleId="5">
    <w:name w:val="footer"/>
    <w:basedOn w:val="1"/>
    <w:link w:val="15"/>
    <w:semiHidden/>
    <w:unhideWhenUsed/>
    <w:qFormat/>
    <w:uiPriority w:val="99"/>
    <w:pPr>
      <w:tabs>
        <w:tab w:val="center" w:pos="4153"/>
        <w:tab w:val="right" w:pos="8306"/>
      </w:tabs>
      <w:snapToGrid w:val="0"/>
      <w:jc w:val="left"/>
    </w:pPr>
    <w:rPr>
      <w:sz w:val="18"/>
      <w:szCs w:val="18"/>
    </w:rPr>
  </w:style>
  <w:style w:type="paragraph" w:styleId="6">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rPr>
      <w:sz w:val="24"/>
    </w:rPr>
  </w:style>
  <w:style w:type="character" w:styleId="9">
    <w:name w:val="annotation reference"/>
    <w:basedOn w:val="8"/>
    <w:unhideWhenUsed/>
    <w:qFormat/>
    <w:uiPriority w:val="99"/>
    <w:rPr>
      <w:sz w:val="21"/>
      <w:szCs w:val="21"/>
    </w:rPr>
  </w:style>
  <w:style w:type="character" w:customStyle="1" w:styleId="11">
    <w:name w:val="批注文字 Char"/>
    <w:basedOn w:val="8"/>
    <w:link w:val="3"/>
    <w:semiHidden/>
    <w:qFormat/>
    <w:uiPriority w:val="99"/>
  </w:style>
  <w:style w:type="character" w:customStyle="1" w:styleId="12">
    <w:name w:val="批注主题 Char"/>
    <w:basedOn w:val="11"/>
    <w:link w:val="2"/>
    <w:semiHidden/>
    <w:qFormat/>
    <w:uiPriority w:val="99"/>
    <w:rPr>
      <w:b/>
      <w:bCs/>
    </w:rPr>
  </w:style>
  <w:style w:type="character" w:customStyle="1" w:styleId="13">
    <w:name w:val="批注框文本 Char"/>
    <w:basedOn w:val="8"/>
    <w:link w:val="4"/>
    <w:semiHidden/>
    <w:qFormat/>
    <w:uiPriority w:val="99"/>
    <w:rPr>
      <w:sz w:val="18"/>
      <w:szCs w:val="18"/>
    </w:rPr>
  </w:style>
  <w:style w:type="character" w:customStyle="1" w:styleId="14">
    <w:name w:val="页眉 Char"/>
    <w:basedOn w:val="8"/>
    <w:link w:val="6"/>
    <w:semiHidden/>
    <w:qFormat/>
    <w:uiPriority w:val="99"/>
    <w:rPr>
      <w:kern w:val="2"/>
      <w:sz w:val="18"/>
      <w:szCs w:val="18"/>
    </w:rPr>
  </w:style>
  <w:style w:type="character" w:customStyle="1" w:styleId="15">
    <w:name w:val="页脚 Char"/>
    <w:basedOn w:val="8"/>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77935E-9E7A-48AC-9507-EF11CBA1B8AD}">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3741</Words>
  <Characters>21330</Characters>
  <Lines>177</Lines>
  <Paragraphs>50</Paragraphs>
  <TotalTime>267</TotalTime>
  <ScaleCrop>false</ScaleCrop>
  <LinksUpToDate>false</LinksUpToDate>
  <CharactersWithSpaces>25021</CharactersWithSpaces>
  <Application>WPS Office_11.1.0.7748_F1E327BC-269C-435d-A152-05C5408002CA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2018-07-04T08:10:00Z</dcterms:created>
  <dc:creator>chenlin</dc:creator>
  <cp:lastModifiedBy>lin_chen</cp:lastModifiedBy>
  <dcterms:modified xsi:type="dcterms:W3CDTF">2018-08-10T09:14:57Z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2052-11.1.0.7748</vt:lpwstr>
  </property>
</Properties>
</file>